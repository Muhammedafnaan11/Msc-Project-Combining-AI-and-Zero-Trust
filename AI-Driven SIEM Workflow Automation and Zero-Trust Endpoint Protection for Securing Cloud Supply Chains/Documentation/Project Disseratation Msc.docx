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4A8B" w14:textId="18D314DC" w:rsidR="00DF52FD" w:rsidRDefault="001E2165" w:rsidP="00DF52FD">
      <w:pPr>
        <w:rPr>
          <w:lang w:val="en-US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r w:rsidR="0045131C" w:rsidRPr="0045131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AI-Driven SIEM Workflow Automation and Zero-Trust Endpoint Protection for Securing Cloud Supply Chains</w:t>
      </w:r>
    </w:p>
    <w:p w14:paraId="0CB876CA" w14:textId="77777777" w:rsidR="00DF52FD" w:rsidRDefault="00DF52FD" w:rsidP="00DF52FD">
      <w:pPr>
        <w:rPr>
          <w:lang w:val="en-US"/>
        </w:rPr>
      </w:pPr>
    </w:p>
    <w:p w14:paraId="3695DE15" w14:textId="77777777" w:rsidR="00DF52FD" w:rsidRDefault="00DF52FD" w:rsidP="00AE36C5">
      <w:pPr>
        <w:pStyle w:val="Heading1"/>
        <w:jc w:val="center"/>
        <w:rPr>
          <w:lang w:val="en-US"/>
        </w:rPr>
      </w:pPr>
      <w:r>
        <w:rPr>
          <w:lang w:val="en-US"/>
        </w:rPr>
        <w:t>Muhammed Afnaan</w:t>
      </w:r>
    </w:p>
    <w:p w14:paraId="11F649B7" w14:textId="0A3369C6" w:rsidR="00B70052" w:rsidRPr="00B70052" w:rsidRDefault="00AE36C5" w:rsidP="00AE36C5">
      <w:pPr>
        <w:pStyle w:val="Heading1"/>
        <w:jc w:val="center"/>
        <w:rPr>
          <w:lang w:val="en-US"/>
        </w:rPr>
      </w:pPr>
      <w:r>
        <w:rPr>
          <w:lang w:val="en-US"/>
        </w:rPr>
        <w:t>001466352</w:t>
      </w:r>
    </w:p>
    <w:p w14:paraId="2E759D87" w14:textId="77777777" w:rsidR="00DF52FD" w:rsidRDefault="00DF52FD" w:rsidP="00AE36C5">
      <w:pPr>
        <w:pStyle w:val="Heading1"/>
        <w:jc w:val="center"/>
        <w:rPr>
          <w:lang w:val="en-US"/>
        </w:rPr>
      </w:pPr>
      <w:r>
        <w:rPr>
          <w:lang w:val="en-US"/>
        </w:rPr>
        <w:t>2035/26</w:t>
      </w:r>
    </w:p>
    <w:p w14:paraId="3E800C72" w14:textId="77777777" w:rsidR="00AE36C5" w:rsidRDefault="00AE36C5" w:rsidP="00AE36C5">
      <w:pPr>
        <w:rPr>
          <w:lang w:val="en-US"/>
        </w:rPr>
      </w:pPr>
    </w:p>
    <w:p w14:paraId="74FE37FB" w14:textId="4326D70C" w:rsidR="00AE36C5" w:rsidRPr="00952F0B" w:rsidRDefault="007636B9" w:rsidP="00AE36C5">
      <w:pPr>
        <w:rPr>
          <w:b/>
          <w:bCs/>
          <w:sz w:val="28"/>
          <w:szCs w:val="28"/>
          <w:lang w:val="en-US"/>
        </w:rPr>
      </w:pPr>
      <w:r w:rsidRPr="00952F0B">
        <w:rPr>
          <w:b/>
          <w:bCs/>
          <w:sz w:val="28"/>
          <w:szCs w:val="28"/>
          <w:lang w:val="en-US"/>
        </w:rPr>
        <w:t>Date Proposal Submitted:</w:t>
      </w:r>
      <w:r w:rsidR="00F14272">
        <w:rPr>
          <w:b/>
          <w:bCs/>
          <w:sz w:val="28"/>
          <w:szCs w:val="28"/>
          <w:lang w:val="en-US"/>
        </w:rPr>
        <w:t>9</w:t>
      </w:r>
      <w:r w:rsidR="002E05A0" w:rsidRPr="00952F0B">
        <w:rPr>
          <w:b/>
          <w:bCs/>
          <w:sz w:val="28"/>
          <w:szCs w:val="28"/>
          <w:lang w:val="en-US"/>
        </w:rPr>
        <w:t>/1/25</w:t>
      </w:r>
    </w:p>
    <w:p w14:paraId="2E41E385" w14:textId="3878C0CF" w:rsidR="002E05A0" w:rsidRPr="00952F0B" w:rsidRDefault="002E05A0" w:rsidP="00AE36C5">
      <w:pPr>
        <w:rPr>
          <w:b/>
          <w:bCs/>
          <w:sz w:val="28"/>
          <w:szCs w:val="28"/>
          <w:lang w:val="en-US"/>
        </w:rPr>
      </w:pPr>
      <w:r w:rsidRPr="00952F0B">
        <w:rPr>
          <w:b/>
          <w:bCs/>
          <w:sz w:val="28"/>
          <w:szCs w:val="28"/>
          <w:lang w:val="en-US"/>
        </w:rPr>
        <w:t>Submission Date:10/1/25</w:t>
      </w:r>
    </w:p>
    <w:p w14:paraId="3AA4A793" w14:textId="77777777" w:rsidR="000E040B" w:rsidRDefault="000E040B" w:rsidP="00AE36C5">
      <w:pPr>
        <w:rPr>
          <w:lang w:val="en-US"/>
        </w:rPr>
      </w:pPr>
    </w:p>
    <w:p w14:paraId="54E2B8EA" w14:textId="2E00B0D4" w:rsidR="000E040B" w:rsidRPr="00470FE1" w:rsidRDefault="000E040B" w:rsidP="00AE36C5">
      <w:pPr>
        <w:rPr>
          <w:b/>
          <w:bCs/>
          <w:sz w:val="28"/>
          <w:szCs w:val="28"/>
          <w:lang w:val="en-US"/>
        </w:rPr>
      </w:pPr>
      <w:r w:rsidRPr="00470FE1">
        <w:rPr>
          <w:b/>
          <w:bCs/>
          <w:sz w:val="28"/>
          <w:szCs w:val="28"/>
          <w:lang w:val="en-US"/>
        </w:rPr>
        <w:t>Nag</w:t>
      </w:r>
      <w:r w:rsidR="00E34EBD" w:rsidRPr="00470FE1">
        <w:rPr>
          <w:b/>
          <w:bCs/>
          <w:sz w:val="28"/>
          <w:szCs w:val="28"/>
          <w:lang w:val="en-US"/>
        </w:rPr>
        <w:t>h</w:t>
      </w:r>
      <w:r w:rsidRPr="00470FE1">
        <w:rPr>
          <w:b/>
          <w:bCs/>
          <w:sz w:val="28"/>
          <w:szCs w:val="28"/>
          <w:lang w:val="en-US"/>
        </w:rPr>
        <w:t>meh Moradpour</w:t>
      </w:r>
      <w:r w:rsidR="00E34EBD" w:rsidRPr="00470FE1">
        <w:rPr>
          <w:b/>
          <w:bCs/>
          <w:sz w:val="28"/>
          <w:szCs w:val="28"/>
          <w:lang w:val="en-US"/>
        </w:rPr>
        <w:t xml:space="preserve"> She</w:t>
      </w:r>
      <w:r w:rsidR="0074118B" w:rsidRPr="00470FE1">
        <w:rPr>
          <w:b/>
          <w:bCs/>
          <w:sz w:val="28"/>
          <w:szCs w:val="28"/>
          <w:lang w:val="en-US"/>
        </w:rPr>
        <w:t>ykhanloo</w:t>
      </w:r>
    </w:p>
    <w:p w14:paraId="5B4D9ED8" w14:textId="77777777" w:rsidR="008743B1" w:rsidRDefault="008743B1" w:rsidP="00AE36C5">
      <w:pPr>
        <w:rPr>
          <w:lang w:val="en-US"/>
        </w:rPr>
      </w:pPr>
    </w:p>
    <w:p w14:paraId="11644341" w14:textId="59CCE7D9" w:rsidR="008743B1" w:rsidRPr="00EC43F9" w:rsidRDefault="008743B1" w:rsidP="00AE36C5">
      <w:pPr>
        <w:rPr>
          <w:b/>
          <w:bCs/>
          <w:sz w:val="28"/>
          <w:szCs w:val="28"/>
          <w:lang w:val="en-US"/>
        </w:rPr>
      </w:pPr>
      <w:r w:rsidRPr="00EC43F9">
        <w:rPr>
          <w:b/>
          <w:bCs/>
          <w:sz w:val="28"/>
          <w:szCs w:val="28"/>
          <w:lang w:val="en-US"/>
        </w:rPr>
        <w:t>Topi</w:t>
      </w:r>
      <w:r w:rsidR="00736B28" w:rsidRPr="00EC43F9">
        <w:rPr>
          <w:b/>
          <w:bCs/>
          <w:sz w:val="28"/>
          <w:szCs w:val="28"/>
          <w:lang w:val="en-US"/>
        </w:rPr>
        <w:t xml:space="preserve">c </w:t>
      </w:r>
      <w:r w:rsidRPr="00EC43F9">
        <w:rPr>
          <w:b/>
          <w:bCs/>
          <w:sz w:val="28"/>
          <w:szCs w:val="28"/>
          <w:lang w:val="en-US"/>
        </w:rPr>
        <w:t>Area:</w:t>
      </w:r>
    </w:p>
    <w:p w14:paraId="00B4C52B" w14:textId="2D53EEC9" w:rsidR="008743B1" w:rsidRPr="00470FE1" w:rsidRDefault="00736B28" w:rsidP="00AE36C5">
      <w:pPr>
        <w:rPr>
          <w:sz w:val="28"/>
          <w:szCs w:val="28"/>
          <w:lang w:val="en-US"/>
        </w:rPr>
      </w:pPr>
      <w:r w:rsidRPr="00470FE1">
        <w:rPr>
          <w:sz w:val="28"/>
          <w:szCs w:val="28"/>
          <w:lang w:val="en-US"/>
        </w:rPr>
        <w:t>Cybersecurity</w:t>
      </w:r>
      <w:r w:rsidR="00003B51" w:rsidRPr="00470FE1">
        <w:rPr>
          <w:sz w:val="28"/>
          <w:szCs w:val="28"/>
          <w:lang w:val="en-US"/>
        </w:rPr>
        <w:t xml:space="preserve"> </w:t>
      </w:r>
      <w:r w:rsidR="00735225" w:rsidRPr="00470FE1">
        <w:rPr>
          <w:sz w:val="28"/>
          <w:szCs w:val="28"/>
          <w:lang w:val="en-US"/>
        </w:rPr>
        <w:t xml:space="preserve">/ </w:t>
      </w:r>
      <w:r w:rsidR="00003B51" w:rsidRPr="00470FE1">
        <w:rPr>
          <w:sz w:val="28"/>
          <w:szCs w:val="28"/>
          <w:lang w:val="en-US"/>
        </w:rPr>
        <w:t xml:space="preserve">Cloud Security </w:t>
      </w:r>
      <w:r w:rsidR="00735225" w:rsidRPr="00470FE1">
        <w:rPr>
          <w:sz w:val="28"/>
          <w:szCs w:val="28"/>
          <w:lang w:val="en-US"/>
        </w:rPr>
        <w:t>/ Zero-Trust Frameworks</w:t>
      </w:r>
    </w:p>
    <w:p w14:paraId="07D5103C" w14:textId="77777777" w:rsidR="00D609F3" w:rsidRPr="00EC43F9" w:rsidRDefault="00D609F3" w:rsidP="00AE36C5">
      <w:pPr>
        <w:rPr>
          <w:b/>
          <w:bCs/>
          <w:sz w:val="28"/>
          <w:szCs w:val="28"/>
          <w:lang w:val="en-US"/>
        </w:rPr>
      </w:pPr>
    </w:p>
    <w:p w14:paraId="062A33BD" w14:textId="4CD0F85E" w:rsidR="003319ED" w:rsidRPr="00EC43F9" w:rsidRDefault="00D609F3" w:rsidP="00AE36C5">
      <w:pPr>
        <w:rPr>
          <w:b/>
          <w:bCs/>
          <w:sz w:val="28"/>
          <w:szCs w:val="28"/>
          <w:lang w:val="en-US"/>
        </w:rPr>
      </w:pPr>
      <w:r w:rsidRPr="00EC43F9">
        <w:rPr>
          <w:b/>
          <w:bCs/>
          <w:sz w:val="28"/>
          <w:szCs w:val="28"/>
          <w:lang w:val="en-US"/>
        </w:rPr>
        <w:t>Keywords:</w:t>
      </w:r>
    </w:p>
    <w:p w14:paraId="1D93DEA4" w14:textId="5AC094F4" w:rsidR="00D609F3" w:rsidRPr="00EC43F9" w:rsidRDefault="00D609F3" w:rsidP="00AE36C5">
      <w:pPr>
        <w:rPr>
          <w:sz w:val="28"/>
          <w:szCs w:val="28"/>
          <w:lang w:val="en-US"/>
        </w:rPr>
      </w:pPr>
      <w:r w:rsidRPr="00EC43F9">
        <w:rPr>
          <w:sz w:val="28"/>
          <w:szCs w:val="28"/>
          <w:lang w:val="en-US"/>
        </w:rPr>
        <w:t>Zero Trust Architecture</w:t>
      </w:r>
    </w:p>
    <w:p w14:paraId="30F8804C" w14:textId="122A0EA6" w:rsidR="00D609F3" w:rsidRPr="00EC43F9" w:rsidRDefault="003A73ED" w:rsidP="00AE36C5">
      <w:pPr>
        <w:rPr>
          <w:sz w:val="28"/>
          <w:szCs w:val="28"/>
          <w:lang w:val="en-US"/>
        </w:rPr>
      </w:pPr>
      <w:r w:rsidRPr="00EC43F9">
        <w:rPr>
          <w:sz w:val="28"/>
          <w:szCs w:val="28"/>
          <w:lang w:val="en-US"/>
        </w:rPr>
        <w:t>Cloud Workflow and Security</w:t>
      </w:r>
    </w:p>
    <w:p w14:paraId="400E0E9E" w14:textId="0C3051C8" w:rsidR="00F11994" w:rsidRPr="00EC43F9" w:rsidRDefault="00DF024A" w:rsidP="00AE36C5">
      <w:pPr>
        <w:rPr>
          <w:sz w:val="28"/>
          <w:szCs w:val="28"/>
          <w:lang w:val="en-US"/>
        </w:rPr>
      </w:pPr>
      <w:r w:rsidRPr="00EC43F9">
        <w:rPr>
          <w:sz w:val="28"/>
          <w:szCs w:val="28"/>
          <w:lang w:val="en-US"/>
        </w:rPr>
        <w:t>AI-Driven Incident Response</w:t>
      </w:r>
    </w:p>
    <w:p w14:paraId="13EA1FC2" w14:textId="2E33CCDC" w:rsidR="0038469D" w:rsidRPr="00EC43F9" w:rsidRDefault="0038469D" w:rsidP="00AE36C5">
      <w:pPr>
        <w:rPr>
          <w:sz w:val="28"/>
          <w:szCs w:val="28"/>
          <w:lang w:val="en-US"/>
        </w:rPr>
      </w:pPr>
      <w:r w:rsidRPr="00EC43F9">
        <w:rPr>
          <w:sz w:val="28"/>
          <w:szCs w:val="28"/>
          <w:lang w:val="en-US"/>
        </w:rPr>
        <w:t>Siem Security</w:t>
      </w:r>
    </w:p>
    <w:p w14:paraId="7ED5AD69" w14:textId="2F8D8832" w:rsidR="00CE00E0" w:rsidRPr="00EC43F9" w:rsidRDefault="00CE00E0" w:rsidP="00AE36C5">
      <w:pPr>
        <w:rPr>
          <w:sz w:val="28"/>
          <w:szCs w:val="28"/>
          <w:lang w:val="en-US"/>
        </w:rPr>
      </w:pPr>
      <w:r w:rsidRPr="00EC43F9">
        <w:rPr>
          <w:sz w:val="28"/>
          <w:szCs w:val="28"/>
          <w:lang w:val="en-US"/>
        </w:rPr>
        <w:t>Elastic Siem</w:t>
      </w:r>
    </w:p>
    <w:p w14:paraId="7414D21A" w14:textId="77777777" w:rsidR="00314A50" w:rsidRPr="00EC43F9" w:rsidRDefault="00314A50" w:rsidP="00DF52FD">
      <w:pPr>
        <w:rPr>
          <w:sz w:val="28"/>
          <w:szCs w:val="28"/>
          <w:lang w:val="en-US"/>
        </w:rPr>
      </w:pPr>
    </w:p>
    <w:p w14:paraId="55447E41" w14:textId="77777777" w:rsidR="00537164" w:rsidRPr="00537164" w:rsidRDefault="00537164" w:rsidP="00537164">
      <w:pPr>
        <w:rPr>
          <w:b/>
          <w:bCs/>
          <w:sz w:val="28"/>
          <w:szCs w:val="28"/>
        </w:rPr>
      </w:pPr>
      <w:r w:rsidRPr="00537164">
        <w:rPr>
          <w:b/>
          <w:bCs/>
          <w:sz w:val="28"/>
          <w:szCs w:val="28"/>
        </w:rPr>
        <w:t>COMP-1252-M03-2025-26 MSc Project</w:t>
      </w:r>
    </w:p>
    <w:p w14:paraId="140E7BB9" w14:textId="77777777" w:rsidR="00875E0B" w:rsidRPr="00875E0B" w:rsidRDefault="00875E0B" w:rsidP="00875E0B">
      <w:pPr>
        <w:rPr>
          <w:b/>
          <w:bCs/>
          <w:sz w:val="28"/>
          <w:szCs w:val="28"/>
        </w:rPr>
      </w:pPr>
      <w:r w:rsidRPr="00875E0B">
        <w:rPr>
          <w:b/>
          <w:bCs/>
          <w:sz w:val="28"/>
          <w:szCs w:val="28"/>
        </w:rPr>
        <w:t>COMP-1541-M01-2025-26 Cyber Crime and Digital Forensics</w:t>
      </w:r>
    </w:p>
    <w:p w14:paraId="1A0111A8" w14:textId="77777777" w:rsidR="00A60803" w:rsidRPr="00A60803" w:rsidRDefault="00A60803" w:rsidP="00A60803">
      <w:pPr>
        <w:rPr>
          <w:b/>
          <w:bCs/>
          <w:sz w:val="28"/>
          <w:szCs w:val="28"/>
        </w:rPr>
      </w:pPr>
      <w:r w:rsidRPr="00A60803">
        <w:rPr>
          <w:b/>
          <w:bCs/>
          <w:sz w:val="28"/>
          <w:szCs w:val="28"/>
        </w:rPr>
        <w:t>COMP-1608-M01-2025-26 Managing IT Security and Risk</w:t>
      </w:r>
    </w:p>
    <w:p w14:paraId="2676BA03" w14:textId="5CFEA798" w:rsidR="00C10E6A" w:rsidRDefault="00C10E6A" w:rsidP="00DF52FD">
      <w:pPr>
        <w:rPr>
          <w:lang w:val="en-US"/>
        </w:rPr>
      </w:pPr>
    </w:p>
    <w:p w14:paraId="49737CC3" w14:textId="77777777" w:rsidR="00726134" w:rsidRDefault="00726134" w:rsidP="00DF52FD">
      <w:pPr>
        <w:rPr>
          <w:lang w:val="en-US"/>
        </w:rPr>
      </w:pPr>
    </w:p>
    <w:p w14:paraId="2BEED864" w14:textId="77777777" w:rsidR="00726134" w:rsidRDefault="00726134" w:rsidP="00DF52FD">
      <w:pPr>
        <w:rPr>
          <w:lang w:val="en-US"/>
        </w:rPr>
      </w:pPr>
    </w:p>
    <w:p w14:paraId="4AD6F4F6" w14:textId="77777777" w:rsidR="00D763A4" w:rsidRPr="003C5F14" w:rsidRDefault="006E026A" w:rsidP="00D763A4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3C5F14">
        <w:rPr>
          <w:b/>
          <w:bCs/>
          <w:sz w:val="32"/>
          <w:szCs w:val="32"/>
          <w:lang w:val="en-US"/>
        </w:rPr>
        <w:t>Overview</w:t>
      </w:r>
    </w:p>
    <w:p w14:paraId="0671EAE0" w14:textId="0598AA5E" w:rsidR="00185CF9" w:rsidRPr="00D763A4" w:rsidRDefault="00D763A4" w:rsidP="00D763A4">
      <w:pPr>
        <w:pStyle w:val="ListParagraph"/>
        <w:rPr>
          <w:lang w:val="en-US"/>
        </w:rPr>
      </w:pPr>
      <w:r w:rsidRPr="00D763A4">
        <w:rPr>
          <w:rFonts w:eastAsia="Times New Roman" w:cs="Times New Roman"/>
          <w:kern w:val="0"/>
          <w:lang w:eastAsia="en-IN"/>
          <w14:ligatures w14:val="none"/>
        </w:rPr>
        <w:t xml:space="preserve">Modern Security Operations </w:t>
      </w:r>
      <w:r>
        <w:rPr>
          <w:rFonts w:eastAsia="Times New Roman" w:cs="Times New Roman"/>
          <w:kern w:val="0"/>
          <w:lang w:eastAsia="en-IN"/>
          <w14:ligatures w14:val="none"/>
        </w:rPr>
        <w:t>Centres</w:t>
      </w:r>
      <w:r w:rsidRPr="00D763A4">
        <w:rPr>
          <w:rFonts w:eastAsia="Times New Roman" w:cs="Times New Roman"/>
          <w:kern w:val="0"/>
          <w:lang w:eastAsia="en-IN"/>
          <w14:ligatures w14:val="none"/>
        </w:rPr>
        <w:t xml:space="preserve"> (SOCs) heavily rely on cloud-enabled infrastructures and dispersed endpoints, resulting in a complexity of security events that tests the capabilities of conventional SOC operations. As security operations teams are required to identify, </w:t>
      </w:r>
      <w:r>
        <w:rPr>
          <w:rFonts w:eastAsia="Times New Roman" w:cs="Times New Roman"/>
          <w:kern w:val="0"/>
          <w:lang w:eastAsia="en-IN"/>
          <w14:ligatures w14:val="none"/>
        </w:rPr>
        <w:t>analyse</w:t>
      </w:r>
      <w:r w:rsidRPr="00D763A4">
        <w:rPr>
          <w:rFonts w:eastAsia="Times New Roman" w:cs="Times New Roman"/>
          <w:kern w:val="0"/>
          <w:lang w:eastAsia="en-IN"/>
          <w14:ligatures w14:val="none"/>
        </w:rPr>
        <w:t>, and respond to threats rapidly, systems for the detection and mitigation of cyber attacks are essential.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185CF9" w:rsidRPr="00D763A4">
        <w:rPr>
          <w:rFonts w:eastAsia="Times New Roman" w:cs="Times New Roman"/>
          <w:kern w:val="0"/>
          <w:lang w:eastAsia="en-IN"/>
          <w14:ligatures w14:val="none"/>
        </w:rPr>
        <w:t xml:space="preserve">Although SIEM platforms are proficient in monitoring network and endpoint activities, </w:t>
      </w:r>
      <w:r w:rsidR="00E712B2" w:rsidRPr="00D763A4">
        <w:rPr>
          <w:rFonts w:eastAsia="Times New Roman" w:cs="Times New Roman"/>
          <w:kern w:val="0"/>
          <w:lang w:eastAsia="en-IN"/>
          <w14:ligatures w14:val="none"/>
        </w:rPr>
        <w:t>alerts can be excessive at times, unprioritized, and may lack executive-level clarity, resulting in delayed responses and fragmented decision-making</w:t>
      </w:r>
      <w:r w:rsidR="00AF40EF" w:rsidRPr="00D763A4">
        <w:rPr>
          <w:rFonts w:eastAsia="Times New Roman" w:cs="Times New Roman"/>
          <w:kern w:val="0"/>
          <w:lang w:eastAsia="en-IN"/>
          <w14:ligatures w14:val="none"/>
        </w:rPr>
        <w:t>.</w:t>
      </w:r>
      <w:r w:rsidR="00E712B2" w:rsidRPr="00D763A4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AF40EF" w:rsidRPr="00D763A4">
        <w:rPr>
          <w:rFonts w:eastAsia="Times New Roman" w:cs="Times New Roman"/>
          <w:kern w:val="0"/>
          <w:lang w:eastAsia="en-IN"/>
          <w14:ligatures w14:val="none"/>
        </w:rPr>
        <w:t xml:space="preserve">This project investigates how integrated </w:t>
      </w:r>
      <w:r w:rsidR="00E06E74" w:rsidRPr="00D763A4">
        <w:rPr>
          <w:rFonts w:eastAsia="Times New Roman" w:cs="Times New Roman"/>
          <w:kern w:val="0"/>
          <w:lang w:eastAsia="en-IN"/>
          <w14:ligatures w14:val="none"/>
        </w:rPr>
        <w:t>Zero-Trust endpoint controls combined with automated workflow</w:t>
      </w:r>
      <w:r w:rsidR="00DC3C9D" w:rsidRPr="00D763A4">
        <w:rPr>
          <w:rFonts w:eastAsia="Times New Roman" w:cs="Times New Roman"/>
          <w:kern w:val="0"/>
          <w:lang w:eastAsia="en-IN"/>
          <w14:ligatures w14:val="none"/>
        </w:rPr>
        <w:t xml:space="preserve">s can enhance operational security, streamline incident response and </w:t>
      </w:r>
      <w:r w:rsidR="003D0791" w:rsidRPr="00D763A4">
        <w:rPr>
          <w:rFonts w:eastAsia="Times New Roman" w:cs="Times New Roman"/>
          <w:kern w:val="0"/>
          <w:lang w:eastAsia="en-IN"/>
          <w14:ligatures w14:val="none"/>
        </w:rPr>
        <w:t xml:space="preserve">improve communication between technical teams and </w:t>
      </w:r>
      <w:r w:rsidR="00E712B2" w:rsidRPr="00D763A4">
        <w:rPr>
          <w:rFonts w:eastAsia="Times New Roman" w:cs="Times New Roman"/>
          <w:kern w:val="0"/>
          <w:lang w:eastAsia="en-IN"/>
          <w14:ligatures w14:val="none"/>
        </w:rPr>
        <w:t>management,</w:t>
      </w:r>
      <w:r w:rsidR="003D0791" w:rsidRPr="00D763A4">
        <w:rPr>
          <w:rFonts w:eastAsia="Times New Roman" w:cs="Times New Roman"/>
          <w:kern w:val="0"/>
          <w:lang w:eastAsia="en-IN"/>
          <w14:ligatures w14:val="none"/>
        </w:rPr>
        <w:t xml:space="preserve"> distinguishing </w:t>
      </w:r>
      <w:r w:rsidR="00880511" w:rsidRPr="00D763A4">
        <w:rPr>
          <w:rFonts w:eastAsia="Times New Roman" w:cs="Times New Roman"/>
          <w:kern w:val="0"/>
          <w:lang w:eastAsia="en-IN"/>
          <w14:ligatures w14:val="none"/>
        </w:rPr>
        <w:t xml:space="preserve"> a </w:t>
      </w:r>
      <w:r w:rsidR="00E712B2" w:rsidRPr="00D763A4">
        <w:rPr>
          <w:rFonts w:eastAsia="Times New Roman" w:cs="Times New Roman"/>
          <w:kern w:val="0"/>
          <w:lang w:eastAsia="en-IN"/>
          <w14:ligatures w14:val="none"/>
        </w:rPr>
        <w:t>real-time</w:t>
      </w:r>
      <w:r w:rsidR="00880511" w:rsidRPr="00D763A4">
        <w:rPr>
          <w:rFonts w:eastAsia="Times New Roman" w:cs="Times New Roman"/>
          <w:kern w:val="0"/>
          <w:lang w:eastAsia="en-IN"/>
          <w14:ligatures w14:val="none"/>
        </w:rPr>
        <w:t xml:space="preserve"> SOC workflow with manual</w:t>
      </w:r>
      <w:r w:rsidR="00633671" w:rsidRPr="00D763A4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6F59CE" w:rsidRPr="00D763A4">
        <w:rPr>
          <w:rFonts w:eastAsia="Times New Roman" w:cs="Times New Roman"/>
          <w:kern w:val="0"/>
          <w:lang w:eastAsia="en-IN"/>
          <w14:ligatures w14:val="none"/>
        </w:rPr>
        <w:t xml:space="preserve">configuration </w:t>
      </w:r>
    </w:p>
    <w:p w14:paraId="0B2B53D3" w14:textId="77777777" w:rsidR="00E91D45" w:rsidRDefault="00E91D45" w:rsidP="004473FF">
      <w:pPr>
        <w:pStyle w:val="ListParagraph"/>
        <w:rPr>
          <w:rFonts w:eastAsia="Times New Roman" w:cs="Times New Roman"/>
          <w:kern w:val="0"/>
          <w:lang w:eastAsia="en-IN"/>
          <w14:ligatures w14:val="none"/>
        </w:rPr>
      </w:pPr>
    </w:p>
    <w:p w14:paraId="3D4C5108" w14:textId="5BAB1C2F" w:rsidR="00E91D45" w:rsidRDefault="001464F6" w:rsidP="004473FF">
      <w:pPr>
        <w:pStyle w:val="ListParagraph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The</w:t>
      </w:r>
      <w:r w:rsidR="00F255F8">
        <w:rPr>
          <w:rFonts w:eastAsia="Times New Roman" w:cs="Times New Roman"/>
          <w:kern w:val="0"/>
          <w:lang w:eastAsia="en-IN"/>
          <w14:ligatures w14:val="none"/>
        </w:rPr>
        <w:t xml:space="preserve"> research will critically </w:t>
      </w:r>
      <w:r w:rsidR="002E5C99">
        <w:rPr>
          <w:rFonts w:eastAsia="Times New Roman" w:cs="Times New Roman"/>
          <w:kern w:val="0"/>
          <w:lang w:eastAsia="en-IN"/>
          <w14:ligatures w14:val="none"/>
        </w:rPr>
        <w:t xml:space="preserve">survey academic </w:t>
      </w:r>
      <w:r>
        <w:rPr>
          <w:rFonts w:eastAsia="Times New Roman" w:cs="Times New Roman"/>
          <w:kern w:val="0"/>
          <w:lang w:eastAsia="en-IN"/>
          <w14:ligatures w14:val="none"/>
        </w:rPr>
        <w:t>literature</w:t>
      </w:r>
      <w:r w:rsidR="006F59CE">
        <w:rPr>
          <w:rFonts w:eastAsia="Times New Roman" w:cs="Times New Roman"/>
          <w:kern w:val="0"/>
          <w:lang w:eastAsia="en-IN"/>
          <w14:ligatures w14:val="none"/>
        </w:rPr>
        <w:t>,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2E5C99">
        <w:rPr>
          <w:rFonts w:eastAsia="Times New Roman" w:cs="Times New Roman"/>
          <w:kern w:val="0"/>
          <w:lang w:eastAsia="en-IN"/>
          <w14:ligatures w14:val="none"/>
        </w:rPr>
        <w:t>vendor documentation</w:t>
      </w:r>
      <w:r>
        <w:rPr>
          <w:rFonts w:eastAsia="Times New Roman" w:cs="Times New Roman"/>
          <w:kern w:val="0"/>
          <w:lang w:eastAsia="en-IN"/>
          <w14:ligatures w14:val="none"/>
        </w:rPr>
        <w:t>,</w:t>
      </w:r>
      <w:r w:rsidR="002E5C99">
        <w:rPr>
          <w:rFonts w:eastAsia="Times New Roman" w:cs="Times New Roman"/>
          <w:kern w:val="0"/>
          <w:lang w:eastAsia="en-IN"/>
          <w14:ligatures w14:val="none"/>
        </w:rPr>
        <w:t xml:space="preserve"> and industry frameworks such as </w:t>
      </w:r>
      <w:r w:rsidR="007B34F7">
        <w:rPr>
          <w:rFonts w:eastAsia="Times New Roman" w:cs="Times New Roman"/>
          <w:kern w:val="0"/>
          <w:lang w:eastAsia="en-IN"/>
          <w14:ligatures w14:val="none"/>
        </w:rPr>
        <w:t xml:space="preserve">NIST, CIS </w:t>
      </w:r>
      <w:r w:rsidR="004317FE">
        <w:rPr>
          <w:rFonts w:eastAsia="Times New Roman" w:cs="Times New Roman"/>
          <w:kern w:val="0"/>
          <w:lang w:eastAsia="en-IN"/>
          <w14:ligatures w14:val="none"/>
        </w:rPr>
        <w:t>C</w:t>
      </w:r>
      <w:r w:rsidR="00D3569B">
        <w:rPr>
          <w:rFonts w:eastAsia="Times New Roman" w:cs="Times New Roman"/>
          <w:kern w:val="0"/>
          <w:lang w:eastAsia="en-IN"/>
          <w14:ligatures w14:val="none"/>
        </w:rPr>
        <w:t>ontrols</w:t>
      </w:r>
      <w:r w:rsidR="00655D4D">
        <w:rPr>
          <w:rFonts w:eastAsia="Times New Roman" w:cs="Times New Roman"/>
          <w:kern w:val="0"/>
          <w:lang w:eastAsia="en-IN"/>
          <w14:ligatures w14:val="none"/>
        </w:rPr>
        <w:t xml:space="preserve">, ISO/IEC 27001 and GDPR to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evaluate</w:t>
      </w:r>
      <w:r w:rsidR="00655D4D">
        <w:rPr>
          <w:rFonts w:eastAsia="Times New Roman" w:cs="Times New Roman"/>
          <w:kern w:val="0"/>
          <w:lang w:eastAsia="en-IN"/>
          <w14:ligatures w14:val="none"/>
        </w:rPr>
        <w:t xml:space="preserve"> how risk-based controls should be designed </w:t>
      </w:r>
      <w:r w:rsidR="00960776">
        <w:rPr>
          <w:rFonts w:eastAsia="Times New Roman" w:cs="Times New Roman"/>
          <w:kern w:val="0"/>
          <w:lang w:eastAsia="en-IN"/>
          <w14:ligatures w14:val="none"/>
        </w:rPr>
        <w:t>for modern SOC environments. I</w:t>
      </w:r>
      <w:r w:rsidR="00646554">
        <w:rPr>
          <w:rFonts w:eastAsia="Times New Roman" w:cs="Times New Roman"/>
          <w:kern w:val="0"/>
          <w:lang w:eastAsia="en-IN"/>
          <w14:ligatures w14:val="none"/>
        </w:rPr>
        <w:t>t</w:t>
      </w:r>
      <w:r w:rsidR="00960776">
        <w:rPr>
          <w:rFonts w:eastAsia="Times New Roman" w:cs="Times New Roman"/>
          <w:kern w:val="0"/>
          <w:lang w:eastAsia="en-IN"/>
          <w14:ligatures w14:val="none"/>
        </w:rPr>
        <w:t xml:space="preserve"> will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analyse</w:t>
      </w:r>
      <w:r w:rsidR="00960776">
        <w:rPr>
          <w:rFonts w:eastAsia="Times New Roman" w:cs="Times New Roman"/>
          <w:kern w:val="0"/>
          <w:lang w:eastAsia="en-IN"/>
          <w14:ligatures w14:val="none"/>
        </w:rPr>
        <w:t xml:space="preserve"> application allowlisting and device control through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the Threa</w:t>
      </w:r>
      <w:r w:rsidR="00646554">
        <w:rPr>
          <w:rFonts w:eastAsia="Times New Roman" w:cs="Times New Roman"/>
          <w:kern w:val="0"/>
          <w:lang w:eastAsia="en-IN"/>
          <w14:ligatures w14:val="none"/>
        </w:rPr>
        <w:t>t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locker</w:t>
      </w:r>
      <w:r w:rsidR="00960776">
        <w:rPr>
          <w:rFonts w:eastAsia="Times New Roman" w:cs="Times New Roman"/>
          <w:kern w:val="0"/>
          <w:lang w:eastAsia="en-IN"/>
          <w14:ligatures w14:val="none"/>
        </w:rPr>
        <w:t xml:space="preserve"> as a </w:t>
      </w:r>
      <w:r w:rsidR="00646554">
        <w:rPr>
          <w:rFonts w:eastAsia="Times New Roman" w:cs="Times New Roman"/>
          <w:kern w:val="0"/>
          <w:lang w:eastAsia="en-IN"/>
          <w14:ligatures w14:val="none"/>
        </w:rPr>
        <w:t>zero-trust</w:t>
      </w:r>
      <w:r w:rsidR="00960776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3150F8">
        <w:rPr>
          <w:rFonts w:eastAsia="Times New Roman" w:cs="Times New Roman"/>
          <w:kern w:val="0"/>
          <w:lang w:eastAsia="en-IN"/>
          <w14:ligatures w14:val="none"/>
        </w:rPr>
        <w:t>enforcement mechanism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,</w:t>
      </w:r>
      <w:r w:rsidR="003150F8">
        <w:rPr>
          <w:rFonts w:eastAsia="Times New Roman" w:cs="Times New Roman"/>
          <w:kern w:val="0"/>
          <w:lang w:eastAsia="en-IN"/>
          <w14:ligatures w14:val="none"/>
        </w:rPr>
        <w:t xml:space="preserve"> while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E</w:t>
      </w:r>
      <w:r w:rsidR="003150F8">
        <w:rPr>
          <w:rFonts w:eastAsia="Times New Roman" w:cs="Times New Roman"/>
          <w:kern w:val="0"/>
          <w:lang w:eastAsia="en-IN"/>
          <w14:ligatures w14:val="none"/>
        </w:rPr>
        <w:t>lastic SIEM will provide structured event correlation and monitoring.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3150F8">
        <w:rPr>
          <w:rFonts w:eastAsia="Times New Roman" w:cs="Times New Roman"/>
          <w:kern w:val="0"/>
          <w:lang w:eastAsia="en-IN"/>
          <w14:ligatures w14:val="none"/>
        </w:rPr>
        <w:t xml:space="preserve">Automation using </w:t>
      </w:r>
      <w:r w:rsidR="001F7280">
        <w:rPr>
          <w:rFonts w:eastAsia="Times New Roman" w:cs="Times New Roman"/>
          <w:kern w:val="0"/>
          <w:lang w:eastAsia="en-IN"/>
          <w14:ligatures w14:val="none"/>
        </w:rPr>
        <w:t>T</w:t>
      </w:r>
      <w:r w:rsidR="003150F8">
        <w:rPr>
          <w:rFonts w:eastAsia="Times New Roman" w:cs="Times New Roman"/>
          <w:kern w:val="0"/>
          <w:lang w:eastAsia="en-IN"/>
          <w14:ligatures w14:val="none"/>
        </w:rPr>
        <w:t xml:space="preserve">ines will be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employed to</w:t>
      </w:r>
      <w:r w:rsidR="003150F8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transform</w:t>
      </w:r>
      <w:r w:rsidR="003150F8">
        <w:rPr>
          <w:rFonts w:eastAsia="Times New Roman" w:cs="Times New Roman"/>
          <w:kern w:val="0"/>
          <w:lang w:eastAsia="en-IN"/>
          <w14:ligatures w14:val="none"/>
        </w:rPr>
        <w:t xml:space="preserve"> raw security events </w:t>
      </w:r>
      <w:r w:rsidR="00C47D08">
        <w:rPr>
          <w:rFonts w:eastAsia="Times New Roman" w:cs="Times New Roman"/>
          <w:kern w:val="0"/>
          <w:lang w:eastAsia="en-IN"/>
          <w14:ligatures w14:val="none"/>
        </w:rPr>
        <w:t xml:space="preserve">into actionable alerts and executive summaries to </w:t>
      </w:r>
      <w:r w:rsidR="00E868A2">
        <w:rPr>
          <w:rFonts w:eastAsia="Times New Roman" w:cs="Times New Roman"/>
          <w:kern w:val="0"/>
          <w:lang w:eastAsia="en-IN"/>
          <w14:ligatures w14:val="none"/>
        </w:rPr>
        <w:t xml:space="preserve">establish a possible automated workflow in </w:t>
      </w:r>
      <w:r w:rsidR="006A5358">
        <w:rPr>
          <w:rFonts w:eastAsia="Times New Roman" w:cs="Times New Roman"/>
          <w:kern w:val="0"/>
          <w:lang w:eastAsia="en-IN"/>
          <w14:ligatures w14:val="none"/>
        </w:rPr>
        <w:t>incident investigation and operational response.</w:t>
      </w:r>
      <w:r w:rsidR="00106CB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466FA1" w:rsidRPr="00466FA1">
        <w:rPr>
          <w:rFonts w:eastAsia="Times New Roman" w:cs="Times New Roman"/>
          <w:kern w:val="0"/>
          <w:lang w:eastAsia="en-IN"/>
          <w14:ligatures w14:val="none"/>
        </w:rPr>
        <w:t xml:space="preserve">This approach is informed by prior studies, including Anupa and Chandra Sekaran’s </w:t>
      </w:r>
      <w:r w:rsidR="00466FA1" w:rsidRPr="00466FA1">
        <w:rPr>
          <w:rFonts w:eastAsia="Times New Roman" w:cs="Times New Roman"/>
          <w:i/>
          <w:iCs/>
          <w:kern w:val="0"/>
          <w:lang w:eastAsia="en-IN"/>
          <w14:ligatures w14:val="none"/>
        </w:rPr>
        <w:t>Cloud Workflow and Security: A Survey</w:t>
      </w:r>
      <w:r w:rsidR="00466FA1" w:rsidRPr="00466FA1">
        <w:rPr>
          <w:rFonts w:eastAsia="Times New Roman" w:cs="Times New Roman"/>
          <w:kern w:val="0"/>
          <w:lang w:eastAsia="en-IN"/>
          <w14:ligatures w14:val="none"/>
        </w:rPr>
        <w:t xml:space="preserve"> (2014), Narayan et al.’s </w:t>
      </w:r>
      <w:r w:rsidR="00466FA1" w:rsidRPr="00466FA1">
        <w:rPr>
          <w:rFonts w:eastAsia="Times New Roman" w:cs="Times New Roman"/>
          <w:i/>
          <w:iCs/>
          <w:kern w:val="0"/>
          <w:lang w:eastAsia="en-IN"/>
          <w14:ligatures w14:val="none"/>
        </w:rPr>
        <w:t>Strengthening Network Security through AI-Driven Automated Incident Response Systems</w:t>
      </w:r>
      <w:r w:rsidR="00466FA1" w:rsidRPr="00466FA1">
        <w:rPr>
          <w:rFonts w:eastAsia="Times New Roman" w:cs="Times New Roman"/>
          <w:kern w:val="0"/>
          <w:lang w:eastAsia="en-IN"/>
          <w14:ligatures w14:val="none"/>
        </w:rPr>
        <w:t xml:space="preserve">, Chyun Horng Chi et al.’s </w:t>
      </w:r>
      <w:r w:rsidR="00466FA1" w:rsidRPr="00466FA1">
        <w:rPr>
          <w:rFonts w:eastAsia="Times New Roman" w:cs="Times New Roman"/>
          <w:i/>
          <w:iCs/>
          <w:kern w:val="0"/>
          <w:lang w:eastAsia="en-IN"/>
          <w14:ligatures w14:val="none"/>
        </w:rPr>
        <w:t>Intelligent-Based SIEM Security Email Alert</w:t>
      </w:r>
      <w:r w:rsidR="00466FA1" w:rsidRPr="00466FA1">
        <w:rPr>
          <w:rFonts w:eastAsia="Times New Roman" w:cs="Times New Roman"/>
          <w:kern w:val="0"/>
          <w:lang w:eastAsia="en-IN"/>
          <w14:ligatures w14:val="none"/>
        </w:rPr>
        <w:t xml:space="preserve"> (2023), and ThreatLocker guidelines, ensuring the project design reflects current academic and industry insights.</w:t>
      </w:r>
    </w:p>
    <w:p w14:paraId="69DA26F4" w14:textId="77777777" w:rsidR="006A5358" w:rsidRDefault="006A5358" w:rsidP="004473FF">
      <w:pPr>
        <w:pStyle w:val="ListParagraph"/>
        <w:rPr>
          <w:rFonts w:eastAsia="Times New Roman" w:cs="Times New Roman"/>
          <w:kern w:val="0"/>
          <w:lang w:eastAsia="en-IN"/>
          <w14:ligatures w14:val="none"/>
        </w:rPr>
      </w:pPr>
    </w:p>
    <w:p w14:paraId="57D0E516" w14:textId="4741E16B" w:rsidR="006A5358" w:rsidRDefault="006A5358" w:rsidP="004473FF">
      <w:pPr>
        <w:pStyle w:val="ListParagraph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The practical </w:t>
      </w:r>
      <w:r w:rsidR="000F36EB">
        <w:rPr>
          <w:rFonts w:eastAsia="Times New Roman" w:cs="Times New Roman"/>
          <w:kern w:val="0"/>
          <w:lang w:eastAsia="en-IN"/>
          <w14:ligatures w14:val="none"/>
        </w:rPr>
        <w:t>setup of this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will consist of a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cloud-based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lab </w:t>
      </w:r>
      <w:r w:rsidR="004F4C6E">
        <w:rPr>
          <w:rFonts w:eastAsia="Times New Roman" w:cs="Times New Roman"/>
          <w:kern w:val="0"/>
          <w:lang w:eastAsia="en-IN"/>
          <w14:ligatures w14:val="none"/>
        </w:rPr>
        <w:t xml:space="preserve">environment 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simulating </w:t>
      </w:r>
      <w:r w:rsidR="0092265E">
        <w:rPr>
          <w:rFonts w:eastAsia="Times New Roman" w:cs="Times New Roman"/>
          <w:kern w:val="0"/>
          <w:lang w:eastAsia="en-IN"/>
          <w14:ligatures w14:val="none"/>
        </w:rPr>
        <w:t>enterprise endpoints</w:t>
      </w:r>
      <w:r w:rsidR="00003891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="0092265E">
        <w:rPr>
          <w:rFonts w:eastAsia="Times New Roman" w:cs="Times New Roman"/>
          <w:kern w:val="0"/>
          <w:lang w:eastAsia="en-IN"/>
          <w14:ligatures w14:val="none"/>
        </w:rPr>
        <w:t>SOC operations</w:t>
      </w:r>
      <w:r w:rsidR="00003891">
        <w:rPr>
          <w:rFonts w:eastAsia="Times New Roman" w:cs="Times New Roman"/>
          <w:kern w:val="0"/>
          <w:lang w:eastAsia="en-IN"/>
          <w14:ligatures w14:val="none"/>
        </w:rPr>
        <w:t xml:space="preserve"> and potential attack scenarios</w:t>
      </w:r>
      <w:r w:rsidR="0092265E">
        <w:rPr>
          <w:rFonts w:eastAsia="Times New Roman" w:cs="Times New Roman"/>
          <w:kern w:val="0"/>
          <w:lang w:eastAsia="en-IN"/>
          <w14:ligatures w14:val="none"/>
        </w:rPr>
        <w:t xml:space="preserve">. </w:t>
      </w:r>
      <w:r w:rsidR="00A56FE5">
        <w:rPr>
          <w:rFonts w:eastAsia="Times New Roman" w:cs="Times New Roman"/>
          <w:kern w:val="0"/>
          <w:lang w:eastAsia="en-IN"/>
          <w14:ligatures w14:val="none"/>
        </w:rPr>
        <w:t>ThreatLocker</w:t>
      </w:r>
      <w:r w:rsidR="0092265E">
        <w:rPr>
          <w:rFonts w:eastAsia="Times New Roman" w:cs="Times New Roman"/>
          <w:kern w:val="0"/>
          <w:lang w:eastAsia="en-IN"/>
          <w14:ligatures w14:val="none"/>
        </w:rPr>
        <w:t xml:space="preserve"> will enforce application control and policy restrictions, Elastic SIEM </w:t>
      </w:r>
      <w:r w:rsidR="00F46682">
        <w:rPr>
          <w:rFonts w:eastAsia="Times New Roman" w:cs="Times New Roman"/>
          <w:kern w:val="0"/>
          <w:lang w:eastAsia="en-IN"/>
          <w14:ligatures w14:val="none"/>
        </w:rPr>
        <w:t xml:space="preserve"> will collect and correlate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telemetry</w:t>
      </w:r>
      <w:r w:rsidR="00F46682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Tines</w:t>
      </w:r>
      <w:r w:rsidR="00F46682">
        <w:rPr>
          <w:rFonts w:eastAsia="Times New Roman" w:cs="Times New Roman"/>
          <w:kern w:val="0"/>
          <w:lang w:eastAsia="en-IN"/>
          <w14:ligatures w14:val="none"/>
        </w:rPr>
        <w:t xml:space="preserve"> will automate alert triage ticketing</w:t>
      </w:r>
      <w:r w:rsidR="00E311A7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execute</w:t>
      </w:r>
      <w:r w:rsidR="00E311A7">
        <w:rPr>
          <w:rFonts w:eastAsia="Times New Roman" w:cs="Times New Roman"/>
          <w:kern w:val="0"/>
          <w:lang w:eastAsia="en-IN"/>
          <w14:ligatures w14:val="none"/>
        </w:rPr>
        <w:t xml:space="preserve"> reporting.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E311A7">
        <w:rPr>
          <w:rFonts w:eastAsia="Times New Roman" w:cs="Times New Roman"/>
          <w:kern w:val="0"/>
          <w:lang w:eastAsia="en-IN"/>
          <w14:ligatures w14:val="none"/>
        </w:rPr>
        <w:t>this project will introduce simulated misuse cases to assess detection, prevention</w:t>
      </w:r>
      <w:r w:rsidR="00E911CA">
        <w:rPr>
          <w:rFonts w:eastAsia="Times New Roman" w:cs="Times New Roman"/>
          <w:kern w:val="0"/>
          <w:lang w:eastAsia="en-IN"/>
          <w14:ligatures w14:val="none"/>
        </w:rPr>
        <w:t xml:space="preserve"> and response effectiveness while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maintaining</w:t>
      </w:r>
      <w:r w:rsidR="00E911CA">
        <w:rPr>
          <w:rFonts w:eastAsia="Times New Roman" w:cs="Times New Roman"/>
          <w:kern w:val="0"/>
          <w:lang w:eastAsia="en-IN"/>
          <w14:ligatures w14:val="none"/>
        </w:rPr>
        <w:t xml:space="preserve"> audit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readability</w:t>
      </w:r>
      <w:r w:rsidR="00904BB8">
        <w:rPr>
          <w:rFonts w:eastAsia="Times New Roman" w:cs="Times New Roman"/>
          <w:kern w:val="0"/>
          <w:lang w:eastAsia="en-IN"/>
          <w14:ligatures w14:val="none"/>
        </w:rPr>
        <w:t xml:space="preserve">. The intended outcome is not to prove whether or not one tool </w:t>
      </w:r>
      <w:r w:rsidR="006D3AF2">
        <w:rPr>
          <w:rFonts w:eastAsia="Times New Roman" w:cs="Times New Roman"/>
          <w:kern w:val="0"/>
          <w:lang w:eastAsia="en-IN"/>
          <w14:ligatures w14:val="none"/>
        </w:rPr>
        <w:t>or method is superior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,</w:t>
      </w:r>
      <w:r w:rsidR="006D3AF2">
        <w:rPr>
          <w:rFonts w:eastAsia="Times New Roman" w:cs="Times New Roman"/>
          <w:kern w:val="0"/>
          <w:lang w:eastAsia="en-IN"/>
          <w14:ligatures w14:val="none"/>
        </w:rPr>
        <w:t xml:space="preserve"> yet</w:t>
      </w:r>
      <w:r w:rsidR="00736E2A">
        <w:rPr>
          <w:rFonts w:eastAsia="Times New Roman" w:cs="Times New Roman"/>
          <w:kern w:val="0"/>
          <w:lang w:eastAsia="en-IN"/>
          <w14:ligatures w14:val="none"/>
        </w:rPr>
        <w:t xml:space="preserve"> to present a critical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evidence-based</w:t>
      </w:r>
      <w:r w:rsidR="00736E2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evaluation</w:t>
      </w:r>
      <w:r w:rsidR="00736E2A">
        <w:rPr>
          <w:rFonts w:eastAsia="Times New Roman" w:cs="Times New Roman"/>
          <w:kern w:val="0"/>
          <w:lang w:eastAsia="en-IN"/>
          <w14:ligatures w14:val="none"/>
        </w:rPr>
        <w:t xml:space="preserve"> scenario </w:t>
      </w:r>
      <w:r w:rsidR="00727839">
        <w:rPr>
          <w:rFonts w:eastAsia="Times New Roman" w:cs="Times New Roman"/>
          <w:kern w:val="0"/>
          <w:lang w:eastAsia="en-IN"/>
          <w14:ligatures w14:val="none"/>
        </w:rPr>
        <w:t xml:space="preserve">of how integrated Zero-Trust controls combined with automated SOC workflows can strengthen operational security, reduce risk exposure and support decision making across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organisational</w:t>
      </w:r>
      <w:r w:rsidR="00727839">
        <w:rPr>
          <w:rFonts w:eastAsia="Times New Roman" w:cs="Times New Roman"/>
          <w:kern w:val="0"/>
          <w:lang w:eastAsia="en-IN"/>
          <w14:ligatures w14:val="none"/>
        </w:rPr>
        <w:t xml:space="preserve"> layers.</w:t>
      </w:r>
    </w:p>
    <w:p w14:paraId="0BE2E7B1" w14:textId="6C5E5733" w:rsidR="00727839" w:rsidRDefault="000F36EB" w:rsidP="000F36EB">
      <w:pPr>
        <w:pStyle w:val="ListParagraph"/>
        <w:tabs>
          <w:tab w:val="left" w:pos="5808"/>
        </w:tabs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ab/>
      </w:r>
    </w:p>
    <w:p w14:paraId="57522834" w14:textId="77777777" w:rsidR="00727839" w:rsidRDefault="00727839" w:rsidP="00727839">
      <w:pPr>
        <w:pStyle w:val="ListParagraph"/>
        <w:rPr>
          <w:rFonts w:eastAsia="Times New Roman" w:cs="Times New Roman"/>
          <w:kern w:val="0"/>
          <w:lang w:eastAsia="en-IN"/>
          <w14:ligatures w14:val="none"/>
        </w:rPr>
      </w:pPr>
    </w:p>
    <w:p w14:paraId="122946AD" w14:textId="6967D9BC" w:rsidR="00727839" w:rsidRDefault="00727839" w:rsidP="00727839">
      <w:pPr>
        <w:pStyle w:val="ListParagraph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This project aligns with the MSc Computer Forensics and Cybersecurity </w:t>
      </w:r>
      <w:r w:rsidR="00490425">
        <w:rPr>
          <w:rFonts w:eastAsia="Times New Roman" w:cs="Times New Roman"/>
          <w:kern w:val="0"/>
          <w:lang w:eastAsia="en-IN"/>
          <w14:ligatures w14:val="none"/>
        </w:rPr>
        <w:t xml:space="preserve">as it draws upon managing IT Security </w:t>
      </w:r>
      <w:r w:rsidR="00164276">
        <w:rPr>
          <w:rFonts w:eastAsia="Times New Roman" w:cs="Times New Roman"/>
          <w:kern w:val="0"/>
          <w:lang w:eastAsia="en-IN"/>
          <w14:ligatures w14:val="none"/>
        </w:rPr>
        <w:t xml:space="preserve">and Risk through its </w:t>
      </w:r>
      <w:r w:rsidR="00412068">
        <w:rPr>
          <w:rFonts w:eastAsia="Times New Roman" w:cs="Times New Roman"/>
          <w:kern w:val="0"/>
          <w:lang w:eastAsia="en-IN"/>
          <w14:ligatures w14:val="none"/>
        </w:rPr>
        <w:t xml:space="preserve">application of </w:t>
      </w:r>
      <w:r w:rsidR="0007313A">
        <w:rPr>
          <w:rFonts w:eastAsia="Times New Roman" w:cs="Times New Roman"/>
          <w:kern w:val="0"/>
          <w:lang w:eastAsia="en-IN"/>
          <w14:ligatures w14:val="none"/>
        </w:rPr>
        <w:t>risk assessment</w:t>
      </w:r>
      <w:r w:rsidR="00412068">
        <w:rPr>
          <w:rFonts w:eastAsia="Times New Roman" w:cs="Times New Roman"/>
          <w:kern w:val="0"/>
          <w:lang w:eastAsia="en-IN"/>
          <w14:ligatures w14:val="none"/>
        </w:rPr>
        <w:t xml:space="preserve">, governance frameworks,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compliance evaluation</w:t>
      </w:r>
      <w:r w:rsidR="00412068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SOC</w:t>
      </w:r>
      <w:r w:rsidR="00412068">
        <w:rPr>
          <w:rFonts w:eastAsia="Times New Roman" w:cs="Times New Roman"/>
          <w:kern w:val="0"/>
          <w:lang w:eastAsia="en-IN"/>
          <w14:ligatures w14:val="none"/>
        </w:rPr>
        <w:t xml:space="preserve"> management principles. It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integrates</w:t>
      </w:r>
      <w:r w:rsidR="00412068">
        <w:rPr>
          <w:rFonts w:eastAsia="Times New Roman" w:cs="Times New Roman"/>
          <w:kern w:val="0"/>
          <w:lang w:eastAsia="en-IN"/>
          <w14:ligatures w14:val="none"/>
        </w:rPr>
        <w:t xml:space="preserve"> learning from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Cybercrime</w:t>
      </w:r>
      <w:r w:rsidR="00412068">
        <w:rPr>
          <w:rFonts w:eastAsia="Times New Roman" w:cs="Times New Roman"/>
          <w:kern w:val="0"/>
          <w:lang w:eastAsia="en-IN"/>
          <w14:ligatures w14:val="none"/>
        </w:rPr>
        <w:t xml:space="preserve"> and Digital Forensics by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emphasising</w:t>
      </w:r>
      <w:r w:rsidR="00412068">
        <w:rPr>
          <w:rFonts w:eastAsia="Times New Roman" w:cs="Times New Roman"/>
          <w:kern w:val="0"/>
          <w:lang w:eastAsia="en-IN"/>
          <w14:ligatures w14:val="none"/>
        </w:rPr>
        <w:t xml:space="preserve"> integrity and ethical practice </w:t>
      </w:r>
      <w:r w:rsidR="00CB13E2">
        <w:rPr>
          <w:rFonts w:eastAsia="Times New Roman" w:cs="Times New Roman"/>
          <w:kern w:val="0"/>
          <w:lang w:eastAsia="en-IN"/>
          <w14:ligatures w14:val="none"/>
        </w:rPr>
        <w:t>with guidelines to secure logging, incident reconstruction and evidential integrity practices</w:t>
      </w:r>
      <w:r w:rsidR="00E92391">
        <w:rPr>
          <w:rFonts w:eastAsia="Times New Roman" w:cs="Times New Roman"/>
          <w:kern w:val="0"/>
          <w:lang w:eastAsia="en-IN"/>
          <w14:ligatures w14:val="none"/>
        </w:rPr>
        <w:t>.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E92391">
        <w:rPr>
          <w:rFonts w:eastAsia="Times New Roman" w:cs="Times New Roman"/>
          <w:kern w:val="0"/>
          <w:lang w:eastAsia="en-IN"/>
          <w14:ligatures w14:val="none"/>
        </w:rPr>
        <w:t>reflects Audit and Secur</w:t>
      </w:r>
      <w:r w:rsidR="00467A63">
        <w:rPr>
          <w:rFonts w:eastAsia="Times New Roman" w:cs="Times New Roman"/>
          <w:kern w:val="0"/>
          <w:lang w:eastAsia="en-IN"/>
          <w14:ligatures w14:val="none"/>
        </w:rPr>
        <w:t>ity through validation re</w:t>
      </w:r>
      <w:r w:rsidR="00225D0E">
        <w:rPr>
          <w:rFonts w:eastAsia="Times New Roman" w:cs="Times New Roman"/>
          <w:kern w:val="0"/>
          <w:lang w:eastAsia="en-IN"/>
          <w14:ligatures w14:val="none"/>
        </w:rPr>
        <w:t xml:space="preserve">porting and assurance-driven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evaluation,</w:t>
      </w:r>
      <w:r w:rsidR="00225D0E">
        <w:rPr>
          <w:rFonts w:eastAsia="Times New Roman" w:cs="Times New Roman"/>
          <w:kern w:val="0"/>
          <w:lang w:eastAsia="en-IN"/>
          <w14:ligatures w14:val="none"/>
        </w:rPr>
        <w:t xml:space="preserve"> while Penetration testing principles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inform</w:t>
      </w:r>
      <w:r w:rsidR="00225D0E">
        <w:rPr>
          <w:rFonts w:eastAsia="Times New Roman" w:cs="Times New Roman"/>
          <w:kern w:val="0"/>
          <w:lang w:eastAsia="en-IN"/>
          <w14:ligatures w14:val="none"/>
        </w:rPr>
        <w:t xml:space="preserve"> the scenario-driven testing and adversarial</w:t>
      </w:r>
      <w:r w:rsidR="00786B82">
        <w:rPr>
          <w:rFonts w:eastAsia="Times New Roman" w:cs="Times New Roman"/>
          <w:kern w:val="0"/>
          <w:lang w:eastAsia="en-IN"/>
          <w14:ligatures w14:val="none"/>
        </w:rPr>
        <w:t xml:space="preserve"> validation of defences</w:t>
      </w:r>
      <w:r w:rsidR="00240BE3">
        <w:rPr>
          <w:rFonts w:eastAsia="Times New Roman" w:cs="Times New Roman"/>
          <w:kern w:val="0"/>
          <w:lang w:eastAsia="en-IN"/>
          <w14:ligatures w14:val="none"/>
        </w:rPr>
        <w:t>. Collectively</w:t>
      </w:r>
      <w:r w:rsidR="005330CB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="00624EE5">
        <w:rPr>
          <w:rFonts w:eastAsia="Times New Roman" w:cs="Times New Roman"/>
          <w:kern w:val="0"/>
          <w:lang w:eastAsia="en-IN"/>
          <w14:ligatures w14:val="none"/>
        </w:rPr>
        <w:t>this project demonstrat</w:t>
      </w:r>
      <w:r w:rsidR="005330CB">
        <w:rPr>
          <w:rFonts w:eastAsia="Times New Roman" w:cs="Times New Roman"/>
          <w:kern w:val="0"/>
          <w:lang w:eastAsia="en-IN"/>
          <w14:ligatures w14:val="none"/>
        </w:rPr>
        <w:t>e</w:t>
      </w:r>
      <w:r w:rsidR="00624EE5">
        <w:rPr>
          <w:rFonts w:eastAsia="Times New Roman" w:cs="Times New Roman"/>
          <w:kern w:val="0"/>
          <w:lang w:eastAsia="en-IN"/>
          <w14:ligatures w14:val="none"/>
        </w:rPr>
        <w:t>s</w:t>
      </w:r>
      <w:r w:rsidR="005330CB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critical</w:t>
      </w:r>
      <w:r w:rsidR="00240BE3">
        <w:rPr>
          <w:rFonts w:eastAsia="Times New Roman" w:cs="Times New Roman"/>
          <w:kern w:val="0"/>
          <w:lang w:eastAsia="en-IN"/>
          <w14:ligatures w14:val="none"/>
        </w:rPr>
        <w:t xml:space="preserve"> analysis, applied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research</w:t>
      </w:r>
      <w:r w:rsidR="00240BE3">
        <w:rPr>
          <w:rFonts w:eastAsia="Times New Roman" w:cs="Times New Roman"/>
          <w:kern w:val="0"/>
          <w:lang w:eastAsia="en-IN"/>
          <w14:ligatures w14:val="none"/>
        </w:rPr>
        <w:t xml:space="preserve">, practical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implementation</w:t>
      </w:r>
      <w:r w:rsidR="00240BE3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reflective</w:t>
      </w:r>
      <w:r w:rsidR="00240BE3">
        <w:rPr>
          <w:rFonts w:eastAsia="Times New Roman" w:cs="Times New Roman"/>
          <w:kern w:val="0"/>
          <w:lang w:eastAsia="en-IN"/>
          <w14:ligatures w14:val="none"/>
        </w:rPr>
        <w:t xml:space="preserve"> evaluation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>,</w:t>
      </w:r>
      <w:r w:rsidR="00240BE3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D5112F">
        <w:rPr>
          <w:rFonts w:eastAsia="Times New Roman" w:cs="Times New Roman"/>
          <w:kern w:val="0"/>
          <w:lang w:eastAsia="en-IN"/>
          <w14:ligatures w14:val="none"/>
        </w:rPr>
        <w:t xml:space="preserve">fully 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 xml:space="preserve">meeting the QCF guidelines for </w:t>
      </w:r>
      <w:r w:rsidR="00675C41">
        <w:rPr>
          <w:rFonts w:eastAsia="Times New Roman" w:cs="Times New Roman"/>
          <w:kern w:val="0"/>
          <w:lang w:eastAsia="en-IN"/>
          <w14:ligatures w14:val="none"/>
        </w:rPr>
        <w:t>Master 's</w:t>
      </w:r>
      <w:r w:rsidR="00CE0E07">
        <w:rPr>
          <w:rFonts w:eastAsia="Times New Roman" w:cs="Times New Roman"/>
          <w:kern w:val="0"/>
          <w:lang w:eastAsia="en-IN"/>
          <w14:ligatures w14:val="none"/>
        </w:rPr>
        <w:t>-level</w:t>
      </w:r>
      <w:r w:rsidR="00E712B2">
        <w:rPr>
          <w:rFonts w:eastAsia="Times New Roman" w:cs="Times New Roman"/>
          <w:kern w:val="0"/>
          <w:lang w:eastAsia="en-IN"/>
          <w14:ligatures w14:val="none"/>
        </w:rPr>
        <w:t xml:space="preserve"> work</w:t>
      </w:r>
      <w:r w:rsidR="00BD718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CBF613E" w14:textId="77777777" w:rsidR="00BD718E" w:rsidRPr="003C5F14" w:rsidRDefault="00BD718E" w:rsidP="00727839">
      <w:pPr>
        <w:pStyle w:val="ListParagraph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089C60BD" w14:textId="77777777" w:rsidR="00543A62" w:rsidRPr="003C5F14" w:rsidRDefault="00BD718E" w:rsidP="00543A62">
      <w:pPr>
        <w:pStyle w:val="ListParagraph"/>
        <w:numPr>
          <w:ilvl w:val="0"/>
          <w:numId w:val="4"/>
        </w:numPr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Objectives</w:t>
      </w:r>
    </w:p>
    <w:p w14:paraId="764B62D5" w14:textId="4714D536" w:rsidR="00133BBD" w:rsidRPr="003C5F14" w:rsidRDefault="003E521E" w:rsidP="00543A62">
      <w:pPr>
        <w:pStyle w:val="ListParagraph"/>
        <w:numPr>
          <w:ilvl w:val="1"/>
          <w:numId w:val="4"/>
        </w:numPr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>Conducting</w:t>
      </w:r>
      <w:r w:rsidR="00B47438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Improving SOC Incident Resp</w:t>
      </w:r>
      <w:r w:rsidR="002D47BD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o</w:t>
      </w:r>
      <w:r w:rsidR="00B47438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nse Through AI-Driven </w:t>
      </w:r>
      <w:r w:rsidR="00CE0E07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Automation</w:t>
      </w:r>
      <w:r w:rsidR="00976409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</w:p>
    <w:p w14:paraId="52DE5191" w14:textId="1956F56A" w:rsidR="002E165B" w:rsidRPr="00CF6A2B" w:rsidRDefault="00843F15" w:rsidP="002E165B">
      <w:pPr>
        <w:pStyle w:val="ListParagraph"/>
        <w:ind w:left="1092"/>
        <w:rPr>
          <w:rFonts w:eastAsia="Times New Roman" w:cs="Times New Roman"/>
          <w:b/>
          <w:kern w:val="0"/>
          <w:lang w:eastAsia="en-IN"/>
          <w14:ligatures w14:val="none"/>
        </w:rPr>
      </w:pPr>
      <w:r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This objective explores how AI-driven automation </w:t>
      </w:r>
      <w:r w:rsidR="00157AE0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can enhance </w:t>
      </w:r>
      <w:r w:rsidR="008F02F5" w:rsidRPr="00CF6A2B">
        <w:rPr>
          <w:rFonts w:eastAsia="Times New Roman" w:cs="Times New Roman"/>
          <w:b/>
          <w:kern w:val="0"/>
          <w:lang w:eastAsia="en-IN"/>
          <w14:ligatures w14:val="none"/>
        </w:rPr>
        <w:t>the detection</w:t>
      </w:r>
      <w:r w:rsidR="00085EE4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, analysis and </w:t>
      </w:r>
      <w:r w:rsidR="00976409" w:rsidRPr="00CF6A2B">
        <w:rPr>
          <w:rFonts w:eastAsia="Times New Roman" w:cs="Times New Roman"/>
          <w:b/>
          <w:kern w:val="0"/>
          <w:lang w:eastAsia="en-IN"/>
          <w14:ligatures w14:val="none"/>
        </w:rPr>
        <w:t>prioritisation</w:t>
      </w:r>
      <w:r w:rsidR="00085EE4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 of cybersecurity incidents in a </w:t>
      </w:r>
    </w:p>
    <w:p w14:paraId="26447CB2" w14:textId="0EA729A7" w:rsidR="00436EBB" w:rsidRPr="00CF6A2B" w:rsidRDefault="00D62538" w:rsidP="00436EBB">
      <w:pPr>
        <w:pStyle w:val="ListParagraph"/>
        <w:ind w:left="1092"/>
        <w:rPr>
          <w:rFonts w:eastAsia="Times New Roman" w:cs="Times New Roman"/>
          <w:b/>
          <w:kern w:val="0"/>
          <w:lang w:eastAsia="en-IN"/>
          <w14:ligatures w14:val="none"/>
        </w:rPr>
      </w:pPr>
      <w:r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The </w:t>
      </w:r>
      <w:r w:rsidR="00085EE4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SOC environment </w:t>
      </w:r>
      <w:r w:rsidR="00976409" w:rsidRPr="00CF6A2B">
        <w:rPr>
          <w:rFonts w:eastAsia="Times New Roman" w:cs="Times New Roman"/>
          <w:b/>
          <w:kern w:val="0"/>
          <w:lang w:eastAsia="en-IN"/>
          <w14:ligatures w14:val="none"/>
        </w:rPr>
        <w:t>reduces</w:t>
      </w:r>
      <w:r w:rsidR="00003FA6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 manual effort,</w:t>
      </w:r>
      <w:r w:rsidR="00976409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 </w:t>
      </w:r>
      <w:r w:rsidR="00003FA6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alert fatigue and response times while ensuring </w:t>
      </w:r>
      <w:r w:rsidR="00976409" w:rsidRPr="00CF6A2B">
        <w:rPr>
          <w:rFonts w:eastAsia="Times New Roman" w:cs="Times New Roman"/>
          <w:b/>
          <w:kern w:val="0"/>
          <w:lang w:eastAsia="en-IN"/>
          <w14:ligatures w14:val="none"/>
        </w:rPr>
        <w:t>operational accuracy and actionable insights</w:t>
      </w:r>
      <w:r w:rsidR="00FA46E3" w:rsidRPr="00CF6A2B">
        <w:rPr>
          <w:rFonts w:eastAsia="Times New Roman" w:cs="Times New Roman"/>
          <w:b/>
          <w:kern w:val="0"/>
          <w:lang w:eastAsia="en-IN"/>
          <w14:ligatures w14:val="none"/>
        </w:rPr>
        <w:t>.</w:t>
      </w:r>
    </w:p>
    <w:p w14:paraId="71308464" w14:textId="77777777" w:rsidR="00436EBB" w:rsidRPr="003C5F14" w:rsidRDefault="00436EBB" w:rsidP="00436EBB">
      <w:pPr>
        <w:pStyle w:val="ListParagraph"/>
        <w:ind w:left="1092"/>
        <w:rPr>
          <w:rFonts w:eastAsia="Times New Roman" w:cs="Times New Roman"/>
          <w:b/>
          <w:bCs/>
          <w:kern w:val="0"/>
          <w:lang w:eastAsia="en-IN"/>
          <w14:ligatures w14:val="none"/>
        </w:rPr>
      </w:pPr>
    </w:p>
    <w:p w14:paraId="292495EF" w14:textId="2C707475" w:rsidR="00976409" w:rsidRPr="003C5F14" w:rsidRDefault="00976409" w:rsidP="00436EBB">
      <w:pPr>
        <w:pStyle w:val="ListParagraph"/>
        <w:ind w:left="109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Activities to achieve this objective:</w:t>
      </w:r>
    </w:p>
    <w:p w14:paraId="5FB2874E" w14:textId="489B6BAB" w:rsidR="00976409" w:rsidRDefault="00976409" w:rsidP="00612FBD">
      <w:pPr>
        <w:pStyle w:val="ListParagraph"/>
        <w:numPr>
          <w:ilvl w:val="0"/>
          <w:numId w:val="5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As per the key takeaways of Narayan et al.’s methodology and findings on </w:t>
      </w:r>
      <w:r w:rsidR="00FA46E3">
        <w:rPr>
          <w:rFonts w:eastAsia="Times New Roman" w:cs="Times New Roman"/>
          <w:kern w:val="0"/>
          <w:lang w:eastAsia="en-IN"/>
          <w14:ligatures w14:val="none"/>
        </w:rPr>
        <w:t xml:space="preserve">the </w:t>
      </w:r>
      <w:r>
        <w:rPr>
          <w:rFonts w:eastAsia="Times New Roman" w:cs="Times New Roman"/>
          <w:kern w:val="0"/>
          <w:lang w:eastAsia="en-IN"/>
          <w14:ligatures w14:val="none"/>
        </w:rPr>
        <w:t>AI-based incident response system</w:t>
      </w:r>
      <w:r w:rsidR="00FA46E3">
        <w:rPr>
          <w:rFonts w:eastAsia="Times New Roman" w:cs="Times New Roman"/>
          <w:kern w:val="0"/>
          <w:lang w:eastAsia="en-IN"/>
          <w14:ligatures w14:val="none"/>
        </w:rPr>
        <w:t>,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we will configure Tines </w:t>
      </w:r>
      <w:r w:rsidR="004D0B71">
        <w:rPr>
          <w:rFonts w:eastAsia="Times New Roman" w:cs="Times New Roman"/>
          <w:kern w:val="0"/>
          <w:lang w:eastAsia="en-IN"/>
          <w14:ligatures w14:val="none"/>
        </w:rPr>
        <w:t>(</w:t>
      </w:r>
      <w:r w:rsidR="00FA46E3">
        <w:rPr>
          <w:rFonts w:eastAsia="Times New Roman" w:cs="Times New Roman"/>
          <w:kern w:val="0"/>
          <w:lang w:eastAsia="en-IN"/>
          <w14:ligatures w14:val="none"/>
        </w:rPr>
        <w:t>an</w:t>
      </w:r>
      <w:r w:rsidR="004D0B71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FA46E3">
        <w:rPr>
          <w:rFonts w:eastAsia="Times New Roman" w:cs="Times New Roman"/>
          <w:kern w:val="0"/>
          <w:lang w:eastAsia="en-IN"/>
          <w14:ligatures w14:val="none"/>
        </w:rPr>
        <w:t>AI</w:t>
      </w:r>
      <w:r w:rsidR="004D0B71">
        <w:rPr>
          <w:rFonts w:eastAsia="Times New Roman" w:cs="Times New Roman"/>
          <w:kern w:val="0"/>
          <w:lang w:eastAsia="en-IN"/>
          <w14:ligatures w14:val="none"/>
        </w:rPr>
        <w:t xml:space="preserve"> workflow automation</w:t>
      </w:r>
      <w:r w:rsidR="008577E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FA46E3">
        <w:rPr>
          <w:rFonts w:eastAsia="Times New Roman" w:cs="Times New Roman"/>
          <w:kern w:val="0"/>
          <w:lang w:eastAsia="en-IN"/>
          <w14:ligatures w14:val="none"/>
        </w:rPr>
        <w:t>for triaging</w:t>
      </w:r>
      <w:r w:rsidR="008577EA">
        <w:rPr>
          <w:rFonts w:eastAsia="Times New Roman" w:cs="Times New Roman"/>
          <w:kern w:val="0"/>
          <w:lang w:eastAsia="en-IN"/>
          <w14:ligatures w14:val="none"/>
        </w:rPr>
        <w:t xml:space="preserve"> Elastic SIEM alerts.</w:t>
      </w:r>
    </w:p>
    <w:p w14:paraId="289F1D37" w14:textId="701998CA" w:rsidR="008577EA" w:rsidRDefault="008577EA" w:rsidP="00612FBD">
      <w:pPr>
        <w:pStyle w:val="ListParagraph"/>
        <w:numPr>
          <w:ilvl w:val="0"/>
          <w:numId w:val="5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Simulate multiple types of security ev</w:t>
      </w:r>
      <w:r w:rsidR="00612FBD">
        <w:rPr>
          <w:rFonts w:eastAsia="Times New Roman" w:cs="Times New Roman"/>
          <w:kern w:val="0"/>
          <w:lang w:eastAsia="en-IN"/>
          <w14:ligatures w14:val="none"/>
        </w:rPr>
        <w:t>ents to test AI workflow handling.</w:t>
      </w:r>
    </w:p>
    <w:p w14:paraId="6D8B0F71" w14:textId="77777777" w:rsidR="00D62538" w:rsidRDefault="00612FBD" w:rsidP="00436EBB">
      <w:pPr>
        <w:pStyle w:val="ListParagraph"/>
        <w:numPr>
          <w:ilvl w:val="0"/>
          <w:numId w:val="5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>Measure performance metrics such as alert prioritisation accuracy, mean response time, and reduction in manual interventi</w:t>
      </w:r>
      <w:r w:rsidR="00D62538">
        <w:rPr>
          <w:rFonts w:eastAsia="Times New Roman" w:cs="Times New Roman"/>
          <w:kern w:val="0"/>
          <w:lang w:eastAsia="en-IN"/>
          <w14:ligatures w14:val="none"/>
        </w:rPr>
        <w:t>on.</w:t>
      </w:r>
    </w:p>
    <w:p w14:paraId="48DAF6AA" w14:textId="77777777" w:rsidR="00D62538" w:rsidRDefault="00D62538" w:rsidP="00D62538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                      </w:t>
      </w:r>
      <w:r w:rsidR="00D40CAC" w:rsidRPr="00D62538">
        <w:rPr>
          <w:rFonts w:eastAsia="Times New Roman" w:cs="Times New Roman"/>
          <w:kern w:val="0"/>
          <w:lang w:eastAsia="en-IN"/>
          <w14:ligatures w14:val="none"/>
        </w:rPr>
        <w:t>Deliverables</w:t>
      </w:r>
      <w:r w:rsidR="00436EBB" w:rsidRPr="00D62538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0CDA5AE4" w14:textId="300877FE" w:rsidR="00436EBB" w:rsidRDefault="00436EBB" w:rsidP="00D62538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62538">
        <w:rPr>
          <w:rFonts w:eastAsia="Times New Roman" w:cs="Times New Roman"/>
          <w:kern w:val="0"/>
          <w:lang w:eastAsia="en-IN"/>
          <w14:ligatures w14:val="none"/>
        </w:rPr>
        <w:t>Chapter/report evaluating AI-based automated SOC workflows.</w:t>
      </w:r>
      <w:r w:rsidR="008A37AD">
        <w:rPr>
          <w:rFonts w:eastAsia="Times New Roman" w:cs="Times New Roman"/>
          <w:kern w:val="0"/>
          <w:lang w:eastAsia="en-IN"/>
          <w14:ligatures w14:val="none"/>
        </w:rPr>
        <w:t xml:space="preserve"> (</w:t>
      </w:r>
      <w:r w:rsidR="008A37AD" w:rsidRPr="008A37AD"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Narayan et al.’s Strengthening Network Security through AI-Driven Automated Incident Response Systems</w:t>
      </w:r>
      <w:r w:rsidR="00DC442A"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DC442A" w:rsidRPr="000F2294">
        <w:rPr>
          <w:i/>
          <w:iCs/>
          <w:sz w:val="20"/>
          <w:szCs w:val="20"/>
        </w:rPr>
        <w:t>18 Sept. 2025, pp. 1–5</w:t>
      </w:r>
      <w:r w:rsidR="008A37AD" w:rsidRPr="008A37AD"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)</w:t>
      </w:r>
    </w:p>
    <w:p w14:paraId="0A9EDF28" w14:textId="77777777" w:rsidR="00F15D32" w:rsidRDefault="00D62538" w:rsidP="00F15D32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Lab implementation of Tines Automation Workflow Linked to Elastic SIEM alert</w:t>
      </w:r>
      <w:r w:rsidR="00F15D32">
        <w:rPr>
          <w:rFonts w:eastAsia="Times New Roman" w:cs="Times New Roman"/>
          <w:kern w:val="0"/>
          <w:lang w:eastAsia="en-IN"/>
          <w14:ligatures w14:val="none"/>
        </w:rPr>
        <w:t>s.</w:t>
      </w:r>
    </w:p>
    <w:p w14:paraId="2EFC83DE" w14:textId="3B3378ED" w:rsidR="00094144" w:rsidRPr="005B4B12" w:rsidRDefault="00E01921" w:rsidP="005B4B12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5B4B12">
        <w:rPr>
          <w:rFonts w:eastAsia="Times New Roman" w:cs="Times New Roman"/>
          <w:kern w:val="0"/>
          <w:lang w:eastAsia="en-IN"/>
          <w14:ligatures w14:val="none"/>
        </w:rPr>
        <w:t>Expected O</w:t>
      </w:r>
      <w:r w:rsidR="005B4B12" w:rsidRPr="005B4B12">
        <w:rPr>
          <w:rFonts w:eastAsia="Times New Roman" w:cs="Times New Roman"/>
          <w:kern w:val="0"/>
          <w:lang w:eastAsia="en-IN"/>
          <w14:ligatures w14:val="none"/>
        </w:rPr>
        <w:t>utcomes:</w:t>
      </w:r>
      <w:r w:rsidR="005B4B1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5B4B12" w:rsidRPr="005B4B12">
        <w:rPr>
          <w:rFonts w:eastAsia="Times New Roman" w:cs="Times New Roman"/>
          <w:kern w:val="0"/>
          <w:lang w:eastAsia="en-IN"/>
          <w14:ligatures w14:val="none"/>
        </w:rPr>
        <w:t>Alert prioritisation accuracy improvement of 20% to baseline manual triage</w:t>
      </w:r>
      <w:r w:rsidR="005B4B12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5220550" w14:textId="77777777" w:rsidR="006A49FF" w:rsidRPr="006A49FF" w:rsidRDefault="006A49FF" w:rsidP="006A49F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43CAFF3" w14:textId="154B22BE" w:rsidR="006A49FF" w:rsidRPr="003C5F14" w:rsidRDefault="003D4B3D" w:rsidP="006A49FF">
      <w:pPr>
        <w:pStyle w:val="ListParagraph"/>
        <w:numPr>
          <w:ilvl w:val="1"/>
          <w:numId w:val="4"/>
        </w:numPr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Evaluating the Effectiveness of AI-enhanced Incident Management</w:t>
      </w:r>
      <w:r w:rsidR="006A49FF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: </w:t>
      </w:r>
    </w:p>
    <w:p w14:paraId="427CD7FB" w14:textId="0BE21F6A" w:rsidR="00F15D32" w:rsidRPr="00CF6A2B" w:rsidRDefault="004423B0" w:rsidP="003D4B3D">
      <w:pPr>
        <w:pStyle w:val="ListParagraph"/>
        <w:ind w:left="1092"/>
        <w:rPr>
          <w:rFonts w:eastAsia="Times New Roman" w:cs="Times New Roman"/>
          <w:b/>
          <w:kern w:val="0"/>
          <w:lang w:eastAsia="en-IN"/>
          <w14:ligatures w14:val="none"/>
        </w:rPr>
      </w:pPr>
      <w:r w:rsidRPr="00CF6A2B">
        <w:rPr>
          <w:rFonts w:eastAsia="Times New Roman" w:cs="Times New Roman"/>
          <w:b/>
          <w:kern w:val="0"/>
          <w:lang w:eastAsia="en-IN"/>
          <w14:ligatures w14:val="none"/>
        </w:rPr>
        <w:t>To critically assess the effectiveness of AI-enhanced incident response in detecting, containing and providing actionable intelligence on security</w:t>
      </w:r>
      <w:r w:rsidR="003D4B3D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 </w:t>
      </w:r>
      <w:r w:rsidR="00C50634" w:rsidRPr="00CF6A2B">
        <w:rPr>
          <w:rFonts w:eastAsia="Times New Roman" w:cs="Times New Roman"/>
          <w:b/>
          <w:kern w:val="0"/>
          <w:lang w:eastAsia="en-IN"/>
          <w14:ligatures w14:val="none"/>
        </w:rPr>
        <w:t>threats in real time using a simulated cloud-based environment</w:t>
      </w:r>
      <w:r w:rsidR="006A49FF" w:rsidRPr="00CF6A2B">
        <w:rPr>
          <w:rFonts w:eastAsia="Times New Roman" w:cs="Times New Roman"/>
          <w:b/>
          <w:kern w:val="0"/>
          <w:lang w:eastAsia="en-IN"/>
          <w14:ligatures w14:val="none"/>
        </w:rPr>
        <w:t>.</w:t>
      </w:r>
    </w:p>
    <w:p w14:paraId="663342E5" w14:textId="77777777" w:rsidR="006A49FF" w:rsidRPr="003C5F14" w:rsidRDefault="006A49FF" w:rsidP="003D4B3D">
      <w:pPr>
        <w:pStyle w:val="ListParagraph"/>
        <w:ind w:left="1092"/>
        <w:rPr>
          <w:rFonts w:eastAsia="Times New Roman" w:cs="Times New Roman"/>
          <w:b/>
          <w:bCs/>
          <w:kern w:val="0"/>
          <w:lang w:eastAsia="en-IN"/>
          <w14:ligatures w14:val="none"/>
        </w:rPr>
      </w:pPr>
    </w:p>
    <w:p w14:paraId="50071004" w14:textId="176B07CA" w:rsidR="006A49FF" w:rsidRPr="003C5F14" w:rsidRDefault="003B274D" w:rsidP="003D4B3D">
      <w:pPr>
        <w:pStyle w:val="ListParagraph"/>
        <w:ind w:left="109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Activities to achieve this objective:</w:t>
      </w:r>
    </w:p>
    <w:p w14:paraId="11E9C9C2" w14:textId="77777777" w:rsidR="0070414B" w:rsidRDefault="0070414B" w:rsidP="003D4B3D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74E9EBCD" w14:textId="51DBFF11" w:rsidR="003B274D" w:rsidRDefault="007506F6" w:rsidP="00DC29C6">
      <w:pPr>
        <w:pStyle w:val="ListParagraph"/>
        <w:numPr>
          <w:ilvl w:val="0"/>
          <w:numId w:val="9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Set up an </w:t>
      </w:r>
      <w:r w:rsidR="00DC29C6">
        <w:rPr>
          <w:rFonts w:eastAsia="Times New Roman" w:cs="Times New Roman"/>
          <w:kern w:val="0"/>
          <w:lang w:eastAsia="en-IN"/>
          <w14:ligatures w14:val="none"/>
        </w:rPr>
        <w:t>AWS-hosted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DC29C6">
        <w:rPr>
          <w:rFonts w:eastAsia="Times New Roman" w:cs="Times New Roman"/>
          <w:kern w:val="0"/>
          <w:lang w:eastAsia="en-IN"/>
          <w14:ligatures w14:val="none"/>
        </w:rPr>
        <w:t>Windows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server </w:t>
      </w:r>
      <w:r w:rsidR="00DC29C6">
        <w:rPr>
          <w:rFonts w:eastAsia="Times New Roman" w:cs="Times New Roman"/>
          <w:kern w:val="0"/>
          <w:lang w:eastAsia="en-IN"/>
          <w14:ligatures w14:val="none"/>
        </w:rPr>
        <w:t>endpoint</w:t>
      </w:r>
      <w:r w:rsidR="00382FBC">
        <w:rPr>
          <w:rFonts w:eastAsia="Times New Roman" w:cs="Times New Roman"/>
          <w:kern w:val="0"/>
          <w:lang w:eastAsia="en-IN"/>
          <w14:ligatures w14:val="none"/>
        </w:rPr>
        <w:t xml:space="preserve"> with </w:t>
      </w:r>
      <w:r w:rsidR="00DC29C6">
        <w:rPr>
          <w:rFonts w:eastAsia="Times New Roman" w:cs="Times New Roman"/>
          <w:kern w:val="0"/>
          <w:lang w:eastAsia="en-IN"/>
          <w14:ligatures w14:val="none"/>
        </w:rPr>
        <w:t xml:space="preserve">the </w:t>
      </w:r>
      <w:r w:rsidR="00382FBC">
        <w:rPr>
          <w:rFonts w:eastAsia="Times New Roman" w:cs="Times New Roman"/>
          <w:kern w:val="0"/>
          <w:lang w:eastAsia="en-IN"/>
          <w14:ligatures w14:val="none"/>
        </w:rPr>
        <w:t xml:space="preserve">AWS </w:t>
      </w:r>
      <w:r w:rsidR="00DC29C6">
        <w:rPr>
          <w:rFonts w:eastAsia="Times New Roman" w:cs="Times New Roman"/>
          <w:kern w:val="0"/>
          <w:lang w:eastAsia="en-IN"/>
          <w14:ligatures w14:val="none"/>
        </w:rPr>
        <w:t>free trial</w:t>
      </w:r>
      <w:r w:rsidR="00382FBC">
        <w:rPr>
          <w:rFonts w:eastAsia="Times New Roman" w:cs="Times New Roman"/>
          <w:kern w:val="0"/>
          <w:lang w:eastAsia="en-IN"/>
          <w14:ligatures w14:val="none"/>
        </w:rPr>
        <w:t xml:space="preserve"> of 7 days </w:t>
      </w:r>
      <w:r w:rsidR="00DC29C6">
        <w:rPr>
          <w:rFonts w:eastAsia="Times New Roman" w:cs="Times New Roman"/>
          <w:kern w:val="0"/>
          <w:lang w:eastAsia="en-IN"/>
          <w14:ligatures w14:val="none"/>
        </w:rPr>
        <w:t xml:space="preserve">and </w:t>
      </w:r>
      <w:r w:rsidR="00382FBC">
        <w:rPr>
          <w:rFonts w:eastAsia="Times New Roman" w:cs="Times New Roman"/>
          <w:kern w:val="0"/>
          <w:lang w:eastAsia="en-IN"/>
          <w14:ligatures w14:val="none"/>
        </w:rPr>
        <w:t>link it with Elastic Agents to forward logs to Elastic SIEM</w:t>
      </w:r>
      <w:r w:rsidR="00DC29C6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4658CFA" w14:textId="4166561E" w:rsidR="00DC29C6" w:rsidRDefault="00DC29C6" w:rsidP="00DC29C6">
      <w:pPr>
        <w:pStyle w:val="ListParagraph"/>
        <w:numPr>
          <w:ilvl w:val="0"/>
          <w:numId w:val="9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Implement AI Automation in Tines to summarise alerts, generate recommendations and notify analysts via email.</w:t>
      </w:r>
    </w:p>
    <w:p w14:paraId="41F73E3F" w14:textId="23F96DC8" w:rsidR="00DC29C6" w:rsidRDefault="00DC29C6" w:rsidP="00DC29C6">
      <w:pPr>
        <w:pStyle w:val="ListParagraph"/>
        <w:numPr>
          <w:ilvl w:val="0"/>
          <w:numId w:val="9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Simulate a realistic attack scenario to test detection, response and containment effectiveness.</w:t>
      </w:r>
    </w:p>
    <w:p w14:paraId="65B21F1B" w14:textId="50EDD777" w:rsidR="0070414B" w:rsidRPr="0070414B" w:rsidRDefault="00DC29C6" w:rsidP="0070414B">
      <w:pPr>
        <w:pStyle w:val="ListParagraph"/>
        <w:numPr>
          <w:ilvl w:val="0"/>
          <w:numId w:val="9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Finally</w:t>
      </w:r>
      <w:r w:rsidR="0070414B">
        <w:rPr>
          <w:rFonts w:eastAsia="Times New Roman" w:cs="Times New Roman"/>
          <w:kern w:val="0"/>
          <w:lang w:eastAsia="en-IN"/>
          <w14:ligatures w14:val="none"/>
        </w:rPr>
        <w:t>,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evaluate metrics of completeness of incident detection, timeliness of alert notifications, and accuracy of AI-generated summaries</w:t>
      </w:r>
    </w:p>
    <w:p w14:paraId="7B243997" w14:textId="77777777" w:rsidR="00DC29C6" w:rsidRDefault="00DC29C6" w:rsidP="003D4B3D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1E6AAD99" w14:textId="47532391" w:rsidR="006A708E" w:rsidRDefault="006A708E" w:rsidP="006A708E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Deliverables:</w:t>
      </w:r>
    </w:p>
    <w:p w14:paraId="755D214E" w14:textId="2D13C00C" w:rsidR="00B55A31" w:rsidRDefault="006A708E" w:rsidP="00B55A31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Chapter/report on AI-enhanced incident detection and response assessment</w:t>
      </w:r>
      <w:r w:rsidR="00B55A31">
        <w:rPr>
          <w:rFonts w:eastAsia="Times New Roman" w:cs="Times New Roman"/>
          <w:kern w:val="0"/>
          <w:lang w:eastAsia="en-IN"/>
          <w14:ligatures w14:val="none"/>
        </w:rPr>
        <w:t xml:space="preserve"> (</w:t>
      </w:r>
      <w:r w:rsidR="00B55A31" w:rsidRPr="008A37AD"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Narayan et al.’s Strengthening Network Security through AI-Driven Automated Incident Response </w:t>
      </w:r>
      <w:r w:rsidR="00B55A31" w:rsidRPr="00D24B25"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Systems</w:t>
      </w:r>
      <w:r w:rsidR="00D24B25"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, </w:t>
      </w:r>
      <w:r w:rsidR="00D24B25" w:rsidRPr="000F2294">
        <w:rPr>
          <w:i/>
          <w:iCs/>
          <w:sz w:val="20"/>
          <w:szCs w:val="20"/>
        </w:rPr>
        <w:t>18 Sept. 2025, pp. 1–5</w:t>
      </w:r>
      <w:r w:rsidR="00B55A31" w:rsidRPr="008A37AD"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)</w:t>
      </w:r>
    </w:p>
    <w:p w14:paraId="645824DD" w14:textId="10D3B423" w:rsidR="006A708E" w:rsidRDefault="006A708E" w:rsidP="006A708E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62C9422B" w14:textId="46506BDB" w:rsidR="006A708E" w:rsidRDefault="002E0B97" w:rsidP="00B55A31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Dashboard showing the alert flow detection to automated analysis</w:t>
      </w:r>
      <w:r w:rsidR="003229CD">
        <w:rPr>
          <w:rFonts w:eastAsia="Times New Roman" w:cs="Times New Roman"/>
          <w:kern w:val="0"/>
          <w:lang w:eastAsia="en-IN"/>
          <w14:ligatures w14:val="none"/>
        </w:rPr>
        <w:t>,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and reporting.</w:t>
      </w:r>
    </w:p>
    <w:p w14:paraId="584BF07D" w14:textId="5ABE9DC4" w:rsidR="006E02A0" w:rsidRDefault="002E0B97" w:rsidP="005B4B12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Comparative analysis of manual vs</w:t>
      </w:r>
      <w:r w:rsidR="003229CD">
        <w:rPr>
          <w:rFonts w:eastAsia="Times New Roman" w:cs="Times New Roman"/>
          <w:kern w:val="0"/>
          <w:lang w:eastAsia="en-IN"/>
          <w14:ligatures w14:val="none"/>
        </w:rPr>
        <w:t xml:space="preserve"> automated incident handling effectiveness.</w:t>
      </w:r>
    </w:p>
    <w:p w14:paraId="5C6FFA84" w14:textId="619236BD" w:rsidR="005B4B12" w:rsidRPr="005B4B12" w:rsidRDefault="005B4B12" w:rsidP="005B4B12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>Expected Outcome</w:t>
      </w:r>
      <w:r w:rsidR="00BC5BA6">
        <w:rPr>
          <w:rFonts w:eastAsia="Times New Roman" w:cs="Times New Roman"/>
          <w:kern w:val="0"/>
          <w:lang w:eastAsia="en-IN"/>
          <w14:ligatures w14:val="none"/>
        </w:rPr>
        <w:t>: Incident detection completeness of 90% across simulated attack scenarios.</w:t>
      </w:r>
    </w:p>
    <w:p w14:paraId="00F3DF0B" w14:textId="77777777" w:rsidR="003C5F14" w:rsidRDefault="003C5F14" w:rsidP="003F5D43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3C6BFC59" w14:textId="77777777" w:rsidR="003C5F14" w:rsidRDefault="004A3DA5" w:rsidP="00AE5B6F">
      <w:pPr>
        <w:pStyle w:val="ListParagraph"/>
        <w:numPr>
          <w:ilvl w:val="1"/>
          <w:numId w:val="4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Understanding Zero Trust Architecture in Threatlocker</w:t>
      </w:r>
      <w:r w:rsidR="00D925A4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through Threatlocker</w:t>
      </w:r>
    </w:p>
    <w:p w14:paraId="6425C351" w14:textId="26C06A69" w:rsidR="004A3DA5" w:rsidRPr="00CF6A2B" w:rsidRDefault="00D925A4" w:rsidP="003C5F14">
      <w:pPr>
        <w:pStyle w:val="ListParagraph"/>
        <w:ind w:left="1092"/>
        <w:rPr>
          <w:rFonts w:eastAsia="Times New Roman" w:cs="Times New Roman"/>
          <w:b/>
          <w:kern w:val="0"/>
          <w:lang w:eastAsia="en-IN"/>
          <w14:ligatures w14:val="none"/>
        </w:rPr>
      </w:pPr>
      <w:r w:rsidRPr="00CF6A2B">
        <w:rPr>
          <w:rFonts w:eastAsia="Times New Roman" w:cs="Times New Roman"/>
          <w:b/>
          <w:kern w:val="0"/>
          <w:lang w:eastAsia="en-IN"/>
          <w14:ligatures w14:val="none"/>
        </w:rPr>
        <w:t>guidelines</w:t>
      </w:r>
      <w:r w:rsidR="00D57967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 with a focus on how default-deny, learning mode and</w:t>
      </w:r>
      <w:r w:rsidR="00AE5B6F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 </w:t>
      </w:r>
      <w:r w:rsidR="00D57967" w:rsidRPr="00CF6A2B">
        <w:rPr>
          <w:rFonts w:eastAsia="Times New Roman" w:cs="Times New Roman"/>
          <w:b/>
          <w:kern w:val="0"/>
          <w:lang w:eastAsia="en-IN"/>
          <w14:ligatures w14:val="none"/>
        </w:rPr>
        <w:t xml:space="preserve">enforcement restrict application behaviour </w:t>
      </w:r>
      <w:r w:rsidR="00AE0B70" w:rsidRPr="00CF6A2B">
        <w:rPr>
          <w:rFonts w:eastAsia="Times New Roman" w:cs="Times New Roman"/>
          <w:b/>
          <w:kern w:val="0"/>
          <w:lang w:eastAsia="en-IN"/>
          <w14:ligatures w14:val="none"/>
        </w:rPr>
        <w:t>at the cloud-hosted endpoint.</w:t>
      </w:r>
    </w:p>
    <w:p w14:paraId="0B2B69EE" w14:textId="62584335" w:rsidR="00A71148" w:rsidRDefault="00A71148" w:rsidP="004A3DA5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73A2DB70" w14:textId="210CD3E8" w:rsidR="00AE5B6F" w:rsidRPr="003C5F14" w:rsidRDefault="00AE5B6F" w:rsidP="004A3DA5">
      <w:pPr>
        <w:pStyle w:val="ListParagraph"/>
        <w:ind w:left="109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Activities to achieve this objective:</w:t>
      </w:r>
    </w:p>
    <w:p w14:paraId="62B09EB1" w14:textId="5189EB3B" w:rsidR="00AE5B6F" w:rsidRDefault="00AE5B6F" w:rsidP="00850B0C">
      <w:pPr>
        <w:pStyle w:val="ListParagraph"/>
        <w:numPr>
          <w:ilvl w:val="0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Design and deploy</w:t>
      </w:r>
      <w:r w:rsidR="0067067C">
        <w:rPr>
          <w:rFonts w:eastAsia="Times New Roman" w:cs="Times New Roman"/>
          <w:kern w:val="0"/>
          <w:lang w:eastAsia="en-IN"/>
          <w14:ligatures w14:val="none"/>
        </w:rPr>
        <w:t xml:space="preserve">ment of Threatlocker in the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cloud-hosted</w:t>
      </w:r>
      <w:r w:rsidR="0067067C">
        <w:rPr>
          <w:rFonts w:eastAsia="Times New Roman" w:cs="Times New Roman"/>
          <w:kern w:val="0"/>
          <w:lang w:eastAsia="en-IN"/>
          <w14:ligatures w14:val="none"/>
        </w:rPr>
        <w:t xml:space="preserve"> Environment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,</w:t>
      </w:r>
      <w:r w:rsidR="0067067C">
        <w:rPr>
          <w:rFonts w:eastAsia="Times New Roman" w:cs="Times New Roman"/>
          <w:kern w:val="0"/>
          <w:lang w:eastAsia="en-IN"/>
          <w14:ligatures w14:val="none"/>
        </w:rPr>
        <w:t xml:space="preserve"> AWS EC2 Environment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,</w:t>
      </w:r>
      <w:r w:rsidR="00544FCB">
        <w:rPr>
          <w:rFonts w:eastAsia="Times New Roman" w:cs="Times New Roman"/>
          <w:kern w:val="0"/>
          <w:lang w:eastAsia="en-IN"/>
          <w14:ligatures w14:val="none"/>
        </w:rPr>
        <w:t xml:space="preserve"> to configure default onboarding policies </w:t>
      </w:r>
      <w:r w:rsidR="00546A6C">
        <w:rPr>
          <w:rFonts w:eastAsia="Times New Roman" w:cs="Times New Roman"/>
          <w:kern w:val="0"/>
          <w:lang w:eastAsia="en-IN"/>
          <w14:ligatures w14:val="none"/>
        </w:rPr>
        <w:t xml:space="preserve">by establishing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 xml:space="preserve">a </w:t>
      </w:r>
      <w:r w:rsidR="00546A6C">
        <w:rPr>
          <w:rFonts w:eastAsia="Times New Roman" w:cs="Times New Roman"/>
          <w:kern w:val="0"/>
          <w:lang w:eastAsia="en-IN"/>
          <w14:ligatures w14:val="none"/>
        </w:rPr>
        <w:t>default-deny execution baseline.</w:t>
      </w:r>
    </w:p>
    <w:p w14:paraId="1DBC43A6" w14:textId="4ABBC93F" w:rsidR="007C1883" w:rsidRDefault="007C1883" w:rsidP="00850B0C">
      <w:pPr>
        <w:pStyle w:val="ListParagraph"/>
        <w:numPr>
          <w:ilvl w:val="0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Baseline Creation Using Threatlocker Learning Mode</w:t>
      </w:r>
      <w:r w:rsidR="00546A6C">
        <w:rPr>
          <w:rFonts w:eastAsia="Times New Roman" w:cs="Times New Roman"/>
          <w:kern w:val="0"/>
          <w:lang w:eastAsia="en-IN"/>
          <w14:ligatures w14:val="none"/>
        </w:rPr>
        <w:t xml:space="preserve"> to review and validate automatically created policies in the cloud environment </w:t>
      </w:r>
      <w:r w:rsidR="00B94FDF">
        <w:rPr>
          <w:rFonts w:eastAsia="Times New Roman" w:cs="Times New Roman"/>
          <w:kern w:val="0"/>
          <w:lang w:eastAsia="en-IN"/>
          <w14:ligatures w14:val="none"/>
        </w:rPr>
        <w:t xml:space="preserve">against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the built-in</w:t>
      </w:r>
      <w:r w:rsidR="00B94FDF">
        <w:rPr>
          <w:rFonts w:eastAsia="Times New Roman" w:cs="Times New Roman"/>
          <w:kern w:val="0"/>
          <w:lang w:eastAsia="en-IN"/>
          <w14:ligatures w14:val="none"/>
        </w:rPr>
        <w:t xml:space="preserve"> Threatlocker application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definition</w:t>
      </w:r>
      <w:r w:rsidR="00B94FDF">
        <w:rPr>
          <w:rFonts w:eastAsia="Times New Roman" w:cs="Times New Roman"/>
          <w:kern w:val="0"/>
          <w:lang w:eastAsia="en-IN"/>
          <w14:ligatures w14:val="none"/>
        </w:rPr>
        <w:t xml:space="preserve"> to understand </w:t>
      </w:r>
      <w:r w:rsidR="00C3323C">
        <w:rPr>
          <w:rFonts w:eastAsia="Times New Roman" w:cs="Times New Roman"/>
          <w:kern w:val="0"/>
          <w:lang w:eastAsia="en-IN"/>
          <w14:ligatures w14:val="none"/>
        </w:rPr>
        <w:t xml:space="preserve">how Zero Trust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observation</w:t>
      </w:r>
      <w:r w:rsidR="00C3323C">
        <w:rPr>
          <w:rFonts w:eastAsia="Times New Roman" w:cs="Times New Roman"/>
          <w:kern w:val="0"/>
          <w:lang w:eastAsia="en-IN"/>
          <w14:ligatures w14:val="none"/>
        </w:rPr>
        <w:t xml:space="preserve"> takes place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.</w:t>
      </w:r>
      <w:r w:rsidR="00C3323C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737CC890" w14:textId="50F7E7F1" w:rsidR="00FD17A1" w:rsidRDefault="00544FCB" w:rsidP="00850B0C">
      <w:pPr>
        <w:pStyle w:val="ListParagraph"/>
        <w:numPr>
          <w:ilvl w:val="0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Policy Enforcement</w:t>
      </w:r>
      <w:r w:rsidR="00C3323C">
        <w:rPr>
          <w:rFonts w:eastAsia="Times New Roman" w:cs="Times New Roman"/>
          <w:kern w:val="0"/>
          <w:lang w:eastAsia="en-IN"/>
          <w14:ligatures w14:val="none"/>
        </w:rPr>
        <w:t xml:space="preserve"> and application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allows listing</w:t>
      </w:r>
      <w:r w:rsidR="00C3323C">
        <w:rPr>
          <w:rFonts w:eastAsia="Times New Roman" w:cs="Times New Roman"/>
          <w:kern w:val="0"/>
          <w:lang w:eastAsia="en-IN"/>
          <w14:ligatures w14:val="none"/>
        </w:rPr>
        <w:t xml:space="preserve"> feature of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ThreatLock</w:t>
      </w:r>
      <w:r w:rsidR="00B04165">
        <w:rPr>
          <w:rFonts w:eastAsia="Times New Roman" w:cs="Times New Roman"/>
          <w:kern w:val="0"/>
          <w:lang w:eastAsia="en-IN"/>
          <w14:ligatures w14:val="none"/>
        </w:rPr>
        <w:t xml:space="preserve"> to demonstrate the zero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-</w:t>
      </w:r>
      <w:r w:rsidR="00B04165">
        <w:rPr>
          <w:rFonts w:eastAsia="Times New Roman" w:cs="Times New Roman"/>
          <w:kern w:val="0"/>
          <w:lang w:eastAsia="en-IN"/>
          <w14:ligatures w14:val="none"/>
        </w:rPr>
        <w:t>t</w:t>
      </w:r>
      <w:r w:rsidR="00C3323C">
        <w:rPr>
          <w:rFonts w:eastAsia="Times New Roman" w:cs="Times New Roman"/>
          <w:kern w:val="0"/>
          <w:lang w:eastAsia="en-IN"/>
          <w14:ligatures w14:val="none"/>
        </w:rPr>
        <w:t>r</w:t>
      </w:r>
      <w:r w:rsidR="00B04165">
        <w:rPr>
          <w:rFonts w:eastAsia="Times New Roman" w:cs="Times New Roman"/>
          <w:kern w:val="0"/>
          <w:lang w:eastAsia="en-IN"/>
          <w14:ligatures w14:val="none"/>
        </w:rPr>
        <w:t>ust principle of explicit allow, implicit deny.</w:t>
      </w:r>
    </w:p>
    <w:p w14:paraId="1B3B5D4B" w14:textId="77777777" w:rsidR="00FD17A1" w:rsidRDefault="00FD17A1" w:rsidP="004A3DA5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58300CB8" w14:textId="77777777" w:rsidR="00FD17A1" w:rsidRDefault="00FD17A1" w:rsidP="004A3DA5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Deliverables</w:t>
      </w:r>
    </w:p>
    <w:p w14:paraId="463FEBB2" w14:textId="39D4291D" w:rsidR="00215319" w:rsidRDefault="00456ACF" w:rsidP="00850B0C">
      <w:pPr>
        <w:pStyle w:val="ListParagraph"/>
        <w:numPr>
          <w:ilvl w:val="0"/>
          <w:numId w:val="13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ThreatLocker</w:t>
      </w:r>
      <w:r w:rsidR="00FD17A1">
        <w:rPr>
          <w:rFonts w:eastAsia="Times New Roman" w:cs="Times New Roman"/>
          <w:kern w:val="0"/>
          <w:lang w:eastAsia="en-IN"/>
          <w14:ligatures w14:val="none"/>
        </w:rPr>
        <w:t xml:space="preserve"> Zero Trust Implementation and Analysis Report</w:t>
      </w:r>
      <w:r w:rsidR="00875F9C">
        <w:rPr>
          <w:rFonts w:eastAsia="Times New Roman" w:cs="Times New Roman"/>
          <w:kern w:val="0"/>
          <w:lang w:eastAsia="en-IN"/>
          <w14:ligatures w14:val="none"/>
        </w:rPr>
        <w:t>(</w:t>
      </w:r>
      <w:r w:rsidR="00875F9C">
        <w:rPr>
          <w:i/>
          <w:iCs/>
          <w:sz w:val="20"/>
          <w:szCs w:val="20"/>
        </w:rPr>
        <w:t>ThreatLocker</w:t>
      </w:r>
      <w:r w:rsidR="00875F9C" w:rsidRPr="00447AF2">
        <w:rPr>
          <w:i/>
          <w:iCs/>
          <w:sz w:val="20"/>
          <w:szCs w:val="20"/>
        </w:rPr>
        <w:t xml:space="preserve">. “Zero Trust Endpoint Security | ThreatLocker, Inc.” </w:t>
      </w:r>
      <w:r w:rsidR="00875F9C">
        <w:rPr>
          <w:i/>
          <w:iCs/>
          <w:sz w:val="20"/>
          <w:szCs w:val="20"/>
        </w:rPr>
        <w:t>)</w:t>
      </w:r>
    </w:p>
    <w:p w14:paraId="3A3C70EC" w14:textId="77777777" w:rsidR="00456ACF" w:rsidRDefault="00215319" w:rsidP="00850B0C">
      <w:pPr>
        <w:pStyle w:val="ListParagraph"/>
        <w:numPr>
          <w:ilvl w:val="0"/>
          <w:numId w:val="13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Evidence of default deny effectiveness</w:t>
      </w:r>
      <w:r w:rsidR="00456ACF">
        <w:rPr>
          <w:rFonts w:eastAsia="Times New Roman" w:cs="Times New Roman"/>
          <w:kern w:val="0"/>
          <w:lang w:eastAsia="en-IN"/>
          <w14:ligatures w14:val="none"/>
        </w:rPr>
        <w:t xml:space="preserve"> using screenshots of unified audit logs</w:t>
      </w:r>
    </w:p>
    <w:p w14:paraId="75C0759B" w14:textId="09784BF4" w:rsidR="007C1883" w:rsidRPr="004A3DA5" w:rsidRDefault="00456ACF" w:rsidP="00850B0C">
      <w:pPr>
        <w:pStyle w:val="ListParagraph"/>
        <w:numPr>
          <w:ilvl w:val="0"/>
          <w:numId w:val="13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Discussion on Zero Trust maturity Progression</w:t>
      </w:r>
      <w:r w:rsidR="00C3323C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544FCB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72018BB9" w14:textId="1E28BC00" w:rsidR="00BC5BA6" w:rsidRPr="004A3DA5" w:rsidRDefault="00BC5BA6" w:rsidP="00850B0C">
      <w:pPr>
        <w:pStyle w:val="ListParagraph"/>
        <w:numPr>
          <w:ilvl w:val="0"/>
          <w:numId w:val="13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Expected Outcome: 100% enforcement of default-deny execution for unauthorised applications.</w:t>
      </w:r>
    </w:p>
    <w:p w14:paraId="061DD9B9" w14:textId="77777777" w:rsidR="00892224" w:rsidRPr="003C5F14" w:rsidRDefault="00892224" w:rsidP="003F5D43">
      <w:pPr>
        <w:pStyle w:val="ListParagraph"/>
        <w:ind w:left="1092"/>
        <w:rPr>
          <w:rFonts w:eastAsia="Times New Roman" w:cs="Times New Roman"/>
          <w:b/>
          <w:bCs/>
          <w:kern w:val="0"/>
          <w:lang w:eastAsia="en-IN"/>
          <w14:ligatures w14:val="none"/>
        </w:rPr>
      </w:pPr>
    </w:p>
    <w:p w14:paraId="25BB1AD6" w14:textId="5CC329CF" w:rsidR="009808F3" w:rsidRPr="003C5F14" w:rsidRDefault="00182234" w:rsidP="00182234">
      <w:pPr>
        <w:pStyle w:val="ListParagraph"/>
        <w:numPr>
          <w:ilvl w:val="1"/>
          <w:numId w:val="4"/>
        </w:numPr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Zero Trust Architecture Understanding &amp; Validation</w:t>
      </w:r>
    </w:p>
    <w:p w14:paraId="33DDBDB2" w14:textId="3D41BC1E" w:rsidR="00182234" w:rsidRDefault="00781CCE" w:rsidP="00182234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To investigate and apply </w:t>
      </w:r>
      <w:r w:rsidR="00C77FF4">
        <w:rPr>
          <w:rFonts w:eastAsia="Times New Roman" w:cs="Times New Roman"/>
          <w:kern w:val="0"/>
          <w:lang w:eastAsia="en-IN"/>
          <w14:ligatures w14:val="none"/>
        </w:rPr>
        <w:t xml:space="preserve">the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principles</w:t>
      </w:r>
      <w:r w:rsidR="00C77FF4">
        <w:rPr>
          <w:rFonts w:eastAsia="Times New Roman" w:cs="Times New Roman"/>
          <w:kern w:val="0"/>
          <w:lang w:eastAsia="en-IN"/>
          <w14:ligatures w14:val="none"/>
        </w:rPr>
        <w:t xml:space="preserve"> of Zero Trust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Architecture</w:t>
      </w:r>
      <w:r w:rsidR="00C77FF4">
        <w:rPr>
          <w:rFonts w:eastAsia="Times New Roman" w:cs="Times New Roman"/>
          <w:kern w:val="0"/>
          <w:lang w:eastAsia="en-IN"/>
          <w14:ligatures w14:val="none"/>
        </w:rPr>
        <w:t xml:space="preserve"> as defined by NIST 800-207 </w:t>
      </w:r>
      <w:r w:rsidR="009A3CD6">
        <w:rPr>
          <w:rFonts w:eastAsia="Times New Roman" w:cs="Times New Roman"/>
          <w:kern w:val="0"/>
          <w:lang w:eastAsia="en-IN"/>
          <w14:ligatures w14:val="none"/>
        </w:rPr>
        <w:t>by analysing</w:t>
      </w:r>
      <w:r w:rsidR="00C52539">
        <w:rPr>
          <w:rFonts w:eastAsia="Times New Roman" w:cs="Times New Roman"/>
          <w:kern w:val="0"/>
          <w:lang w:eastAsia="en-IN"/>
          <w14:ligatures w14:val="none"/>
        </w:rPr>
        <w:t xml:space="preserve"> how continuous monitoring, policy decision </w:t>
      </w:r>
      <w:r w:rsidR="00600AFA">
        <w:rPr>
          <w:rFonts w:eastAsia="Times New Roman" w:cs="Times New Roman"/>
          <w:kern w:val="0"/>
          <w:lang w:eastAsia="en-IN"/>
          <w14:ligatures w14:val="none"/>
        </w:rPr>
        <w:t xml:space="preserve">mechanisms and endpoint-level policy enforcement interact to control application execution and access </w:t>
      </w:r>
      <w:r w:rsidR="00895CD6">
        <w:rPr>
          <w:rFonts w:eastAsia="Times New Roman" w:cs="Times New Roman"/>
          <w:kern w:val="0"/>
          <w:lang w:eastAsia="en-IN"/>
          <w14:ligatures w14:val="none"/>
        </w:rPr>
        <w:t>on a cloud-hosted endpoint within a simulated SOC environment</w:t>
      </w:r>
    </w:p>
    <w:p w14:paraId="3C0CE343" w14:textId="77777777" w:rsidR="00895CD6" w:rsidRDefault="00895CD6" w:rsidP="00182234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4FE6AC83" w14:textId="20B2D6A0" w:rsidR="00602301" w:rsidRPr="003C5F14" w:rsidRDefault="00602301" w:rsidP="00182234">
      <w:pPr>
        <w:pStyle w:val="ListParagraph"/>
        <w:ind w:left="109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Activities to achieve this objective</w:t>
      </w:r>
    </w:p>
    <w:p w14:paraId="4736887F" w14:textId="5F98874D" w:rsidR="00602301" w:rsidRDefault="00BE6FAB" w:rsidP="00A71148">
      <w:pPr>
        <w:pStyle w:val="ListParagraph"/>
        <w:numPr>
          <w:ilvl w:val="0"/>
          <w:numId w:val="10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Understanding report on NIST SP 800-207 </w:t>
      </w:r>
    </w:p>
    <w:p w14:paraId="79994005" w14:textId="05D2D04F" w:rsidR="00BE6FAB" w:rsidRDefault="00BE6FAB" w:rsidP="00A71148">
      <w:pPr>
        <w:pStyle w:val="ListParagraph"/>
        <w:numPr>
          <w:ilvl w:val="0"/>
          <w:numId w:val="10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Analyse the roles of </w:t>
      </w:r>
      <w:r w:rsidR="002C4D80">
        <w:rPr>
          <w:rFonts w:eastAsia="Times New Roman" w:cs="Times New Roman"/>
          <w:kern w:val="0"/>
          <w:lang w:eastAsia="en-IN"/>
          <w14:ligatures w14:val="none"/>
        </w:rPr>
        <w:t xml:space="preserve">the </w:t>
      </w:r>
      <w:r w:rsidR="002C32F2">
        <w:rPr>
          <w:rFonts w:eastAsia="Times New Roman" w:cs="Times New Roman"/>
          <w:kern w:val="0"/>
          <w:lang w:eastAsia="en-IN"/>
          <w14:ligatures w14:val="none"/>
        </w:rPr>
        <w:t xml:space="preserve">Environment Monitor </w:t>
      </w:r>
      <w:r w:rsidR="002C4D80">
        <w:rPr>
          <w:rFonts w:eastAsia="Times New Roman" w:cs="Times New Roman"/>
          <w:kern w:val="0"/>
          <w:lang w:eastAsia="en-IN"/>
          <w14:ligatures w14:val="none"/>
        </w:rPr>
        <w:t>( Elastic SIEM, automation inputs)</w:t>
      </w:r>
    </w:p>
    <w:p w14:paraId="73102540" w14:textId="26DD0BF2" w:rsidR="002C32F2" w:rsidRDefault="002C32F2" w:rsidP="00A71148">
      <w:pPr>
        <w:pStyle w:val="ListParagraph"/>
        <w:numPr>
          <w:ilvl w:val="0"/>
          <w:numId w:val="10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Policy Decision Point</w:t>
      </w:r>
      <w:r w:rsidR="002C4D80">
        <w:rPr>
          <w:rFonts w:eastAsia="Times New Roman" w:cs="Times New Roman"/>
          <w:kern w:val="0"/>
          <w:lang w:eastAsia="en-IN"/>
          <w14:ligatures w14:val="none"/>
        </w:rPr>
        <w:t xml:space="preserve"> (Policy </w:t>
      </w:r>
      <w:r w:rsidR="00430E21">
        <w:rPr>
          <w:rFonts w:eastAsia="Times New Roman" w:cs="Times New Roman"/>
          <w:kern w:val="0"/>
          <w:lang w:eastAsia="en-IN"/>
          <w14:ligatures w14:val="none"/>
        </w:rPr>
        <w:t xml:space="preserve">logic and trust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evaluation</w:t>
      </w:r>
      <w:r w:rsidR="00430E21">
        <w:rPr>
          <w:rFonts w:eastAsia="Times New Roman" w:cs="Times New Roman"/>
          <w:kern w:val="0"/>
          <w:lang w:eastAsia="en-IN"/>
          <w14:ligatures w14:val="none"/>
        </w:rPr>
        <w:t>)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9AC644D" w14:textId="3D6C5523" w:rsidR="002C32F2" w:rsidRPr="00AA27B2" w:rsidRDefault="002C32F2" w:rsidP="00A71148">
      <w:pPr>
        <w:pStyle w:val="ListParagraph"/>
        <w:numPr>
          <w:ilvl w:val="0"/>
          <w:numId w:val="10"/>
        </w:numPr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Policy Enforcement Point</w:t>
      </w:r>
      <w:r w:rsidRPr="00AA27B2"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430E21" w:rsidRPr="00AA27B2"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(Threatlocker guidelines)</w:t>
      </w:r>
      <w:r w:rsidR="006E02A0" w:rsidRPr="00AA27B2">
        <w:rPr>
          <w:rFonts w:eastAsia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.</w:t>
      </w:r>
    </w:p>
    <w:p w14:paraId="01C37F34" w14:textId="77777777" w:rsidR="00430E21" w:rsidRDefault="00430E21" w:rsidP="00182234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76820DCD" w14:textId="0C7DA69A" w:rsidR="00430E21" w:rsidRDefault="00430E21" w:rsidP="00182234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Deliverables</w:t>
      </w:r>
    </w:p>
    <w:p w14:paraId="31E74CE6" w14:textId="1DD632EC" w:rsidR="00430E21" w:rsidRDefault="00013458" w:rsidP="00A71148">
      <w:pPr>
        <w:pStyle w:val="ListParagraph"/>
        <w:numPr>
          <w:ilvl w:val="0"/>
          <w:numId w:val="11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Zero Trust Architecture Mapping</w:t>
      </w:r>
      <w:r w:rsidR="00245955">
        <w:rPr>
          <w:rFonts w:eastAsia="Times New Roman" w:cs="Times New Roman"/>
          <w:kern w:val="0"/>
          <w:lang w:eastAsia="en-IN"/>
          <w14:ligatures w14:val="none"/>
        </w:rPr>
        <w:t xml:space="preserve"> (</w:t>
      </w:r>
      <w:r w:rsidR="00245955" w:rsidRPr="00245955">
        <w:rPr>
          <w:i/>
          <w:iCs/>
          <w:sz w:val="20"/>
          <w:szCs w:val="20"/>
        </w:rPr>
        <w:t>Wei, Yu Chih, and Tak Wai Yu. “Zero Trust Framework in Financial Sector: The Handling of Machine Learning Based Trust Management.”</w:t>
      </w:r>
      <w:r w:rsidR="00245955">
        <w:t>)</w:t>
      </w:r>
    </w:p>
    <w:p w14:paraId="4BC47F4E" w14:textId="3CEED1BA" w:rsidR="00013458" w:rsidRDefault="00013458" w:rsidP="00A71148">
      <w:pPr>
        <w:pStyle w:val="ListParagraph"/>
        <w:numPr>
          <w:ilvl w:val="0"/>
          <w:numId w:val="11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Documentation of Threatlocker policies and enforcement logs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922B479" w14:textId="668E0AC4" w:rsidR="00456ACF" w:rsidRDefault="00013458" w:rsidP="00456ACF">
      <w:pPr>
        <w:pStyle w:val="ListParagraph"/>
        <w:numPr>
          <w:ilvl w:val="0"/>
          <w:numId w:val="11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</w:t>
      </w:r>
      <w:r w:rsidR="00104988">
        <w:rPr>
          <w:rFonts w:eastAsia="Times New Roman" w:cs="Times New Roman"/>
          <w:kern w:val="0"/>
          <w:lang w:eastAsia="en-IN"/>
          <w14:ligatures w14:val="none"/>
        </w:rPr>
        <w:t xml:space="preserve">alysis of how Zero Trust Decisions Propagate From Monitoring to </w:t>
      </w:r>
      <w:r w:rsidR="00456ACF">
        <w:rPr>
          <w:rFonts w:eastAsia="Times New Roman" w:cs="Times New Roman"/>
          <w:kern w:val="0"/>
          <w:lang w:eastAsia="en-IN"/>
          <w14:ligatures w14:val="none"/>
        </w:rPr>
        <w:t>Enforcement</w:t>
      </w:r>
      <w:r w:rsidR="00A71148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586BA217" w14:textId="4FA70AE7" w:rsidR="00BC5BA6" w:rsidRDefault="00BC5BA6" w:rsidP="00456ACF">
      <w:pPr>
        <w:pStyle w:val="ListParagraph"/>
        <w:numPr>
          <w:ilvl w:val="0"/>
          <w:numId w:val="11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Expected outcome</w:t>
      </w:r>
      <w:r w:rsidR="00110097">
        <w:rPr>
          <w:rFonts w:eastAsia="Times New Roman" w:cs="Times New Roman"/>
          <w:kern w:val="0"/>
          <w:lang w:eastAsia="en-IN"/>
          <w14:ligatures w14:val="none"/>
        </w:rPr>
        <w:t>: identification of control gaps between monitoring and enforcement layers.</w:t>
      </w:r>
    </w:p>
    <w:p w14:paraId="19CB23C1" w14:textId="337AF34C" w:rsidR="00456ACF" w:rsidRPr="003C5F14" w:rsidRDefault="0035699F" w:rsidP="0035699F">
      <w:pPr>
        <w:pStyle w:val="ListParagraph"/>
        <w:numPr>
          <w:ilvl w:val="1"/>
          <w:numId w:val="4"/>
        </w:numPr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Misconfiguration-Resilient Security</w:t>
      </w:r>
    </w:p>
    <w:p w14:paraId="4B73C5E0" w14:textId="63F80543" w:rsidR="0035699F" w:rsidRDefault="0035699F" w:rsidP="00850B0C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To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evaluate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how Zero Trust endpoint enforcement using Threatlocker can limit the impact</w:t>
      </w:r>
      <w:r w:rsidR="008F7EAC">
        <w:rPr>
          <w:rFonts w:eastAsia="Times New Roman" w:cs="Times New Roman"/>
          <w:kern w:val="0"/>
          <w:lang w:eastAsia="en-IN"/>
          <w14:ligatures w14:val="none"/>
        </w:rPr>
        <w:t xml:space="preserve"> of SOC platform misconfiguration by preventing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unauthorised</w:t>
      </w:r>
      <w:r w:rsidR="008F7EAC">
        <w:rPr>
          <w:rFonts w:eastAsia="Times New Roman" w:cs="Times New Roman"/>
          <w:kern w:val="0"/>
          <w:lang w:eastAsia="en-IN"/>
          <w14:ligatures w14:val="none"/>
        </w:rPr>
        <w:t xml:space="preserve"> execution,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privilege misuse</w:t>
      </w:r>
      <w:r w:rsidR="008F7EAC">
        <w:rPr>
          <w:rFonts w:eastAsia="Times New Roman" w:cs="Times New Roman"/>
          <w:kern w:val="0"/>
          <w:lang w:eastAsia="en-IN"/>
          <w14:ligatures w14:val="none"/>
        </w:rPr>
        <w:t xml:space="preserve"> and lateral movement, even when monitoring systems are imperfectly secured</w:t>
      </w:r>
      <w:r w:rsidR="00B64E92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2FD82D39" w14:textId="77777777" w:rsidR="00B64E92" w:rsidRDefault="00B64E92" w:rsidP="0035699F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0D987AC5" w14:textId="074AE10D" w:rsidR="00B64E92" w:rsidRPr="003C5F14" w:rsidRDefault="00FF6698" w:rsidP="003C5F14">
      <w:pPr>
        <w:pStyle w:val="ListParagraph"/>
        <w:ind w:left="109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  </w:t>
      </w:r>
      <w:r w:rsidR="00B64E92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Activities to achieve this objective</w:t>
      </w:r>
    </w:p>
    <w:p w14:paraId="160EE3EC" w14:textId="1C874EE0" w:rsidR="00B64E92" w:rsidRDefault="00B64E92" w:rsidP="00850B0C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Deploy Elastic SIEM in a 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cloud-hosted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SOC lab</w:t>
      </w:r>
    </w:p>
    <w:p w14:paraId="32EF81C8" w14:textId="55C2E614" w:rsidR="00B64E92" w:rsidRDefault="00B64E92" w:rsidP="00850B0C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Deploy Thre</w:t>
      </w:r>
      <w:r w:rsidR="006E02A0">
        <w:rPr>
          <w:rFonts w:eastAsia="Times New Roman" w:cs="Times New Roman"/>
          <w:kern w:val="0"/>
          <w:lang w:eastAsia="en-IN"/>
          <w14:ligatures w14:val="none"/>
        </w:rPr>
        <w:t>at</w:t>
      </w:r>
      <w:r>
        <w:rPr>
          <w:rFonts w:eastAsia="Times New Roman" w:cs="Times New Roman"/>
          <w:kern w:val="0"/>
          <w:lang w:eastAsia="en-IN"/>
          <w14:ligatures w14:val="none"/>
        </w:rPr>
        <w:t>locker on the same endpoint</w:t>
      </w:r>
    </w:p>
    <w:p w14:paraId="5927A08F" w14:textId="376DD49C" w:rsidR="00B64E92" w:rsidRDefault="00B64E92" w:rsidP="00850B0C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Configure baseline learning mode and default deny policies from 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ThreatLocker.</w:t>
      </w:r>
    </w:p>
    <w:p w14:paraId="42FAC10A" w14:textId="6C2DDF2B" w:rsidR="00B64E92" w:rsidRDefault="00B64E92" w:rsidP="00850B0C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Introduce simulated misconfiguration or assumed exposure scenarios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2620687A" w14:textId="4315FE3B" w:rsidR="00FF6698" w:rsidRDefault="00B64E92" w:rsidP="00FF6698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Attempt 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unauthorised</w:t>
      </w:r>
      <w:r w:rsidR="00632E30">
        <w:rPr>
          <w:rFonts w:eastAsia="Times New Roman" w:cs="Times New Roman"/>
          <w:kern w:val="0"/>
          <w:lang w:eastAsia="en-IN"/>
          <w14:ligatures w14:val="none"/>
        </w:rPr>
        <w:t xml:space="preserve"> execution attacks such as scripts and payloads</w:t>
      </w:r>
      <w:r w:rsidR="00FF6698">
        <w:rPr>
          <w:rFonts w:eastAsia="Times New Roman" w:cs="Times New Roman"/>
          <w:kern w:val="0"/>
          <w:lang w:eastAsia="en-IN"/>
          <w14:ligatures w14:val="none"/>
        </w:rPr>
        <w:t>,</w:t>
      </w:r>
      <w:r w:rsidR="00E1679B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observe</w:t>
      </w:r>
      <w:r w:rsidR="00E1679B">
        <w:rPr>
          <w:rFonts w:eastAsia="Times New Roman" w:cs="Times New Roman"/>
          <w:kern w:val="0"/>
          <w:lang w:eastAsia="en-IN"/>
          <w14:ligatures w14:val="none"/>
        </w:rPr>
        <w:t xml:space="preserve"> execution failure</w:t>
      </w:r>
    </w:p>
    <w:p w14:paraId="188861A0" w14:textId="77777777" w:rsidR="00FF6698" w:rsidRDefault="00E1679B" w:rsidP="00FF6698">
      <w:pPr>
        <w:ind w:left="1452"/>
        <w:rPr>
          <w:rFonts w:eastAsia="Times New Roman" w:cs="Times New Roman"/>
          <w:kern w:val="0"/>
          <w:lang w:eastAsia="en-IN"/>
          <w14:ligatures w14:val="none"/>
        </w:rPr>
      </w:pPr>
      <w:r w:rsidRPr="00FF6698">
        <w:rPr>
          <w:rFonts w:eastAsia="Times New Roman" w:cs="Times New Roman"/>
          <w:kern w:val="0"/>
          <w:lang w:eastAsia="en-IN"/>
          <w14:ligatures w14:val="none"/>
        </w:rPr>
        <w:t xml:space="preserve">Deliverables </w:t>
      </w:r>
    </w:p>
    <w:p w14:paraId="67BC180F" w14:textId="5D64481A" w:rsidR="002E7684" w:rsidRDefault="002E7684" w:rsidP="002E7684">
      <w:pPr>
        <w:ind w:left="1452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</w:t>
      </w:r>
      <w:r w:rsidR="00B4346D" w:rsidRPr="00B4346D">
        <w:rPr>
          <w:i/>
          <w:iCs/>
          <w:sz w:val="20"/>
          <w:szCs w:val="20"/>
        </w:rPr>
        <w:t>Sorn, Jacob, et al. Exploring the CAM4 Data Breach: Security Vulnerabilities and Response Strategies</w:t>
      </w:r>
      <w:r>
        <w:rPr>
          <w:i/>
          <w:iCs/>
          <w:sz w:val="20"/>
          <w:szCs w:val="20"/>
        </w:rPr>
        <w:t>.</w:t>
      </w:r>
    </w:p>
    <w:p w14:paraId="13646A2D" w14:textId="32C3AB03" w:rsidR="00E1679B" w:rsidRPr="002E7684" w:rsidRDefault="002E7684" w:rsidP="002E7684">
      <w:pPr>
        <w:ind w:left="1452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</w:t>
      </w:r>
      <w:r w:rsidRPr="000F2294">
        <w:rPr>
          <w:i/>
          <w:iCs/>
          <w:sz w:val="20"/>
          <w:szCs w:val="20"/>
        </w:rPr>
        <w:t>Chyun Horng Chi et al. Intelligent-Based SIEM Security Email Alert. 23 Aug. 2023</w:t>
      </w:r>
      <w:r>
        <w:rPr>
          <w:i/>
          <w:iCs/>
          <w:sz w:val="20"/>
          <w:szCs w:val="20"/>
        </w:rPr>
        <w:t>)</w:t>
      </w:r>
      <w:r w:rsidRPr="000F2294">
        <w:t xml:space="preserve"> </w:t>
      </w:r>
    </w:p>
    <w:p w14:paraId="3F3D7564" w14:textId="2B947A49" w:rsidR="00E1679B" w:rsidRDefault="00E1679B" w:rsidP="00850B0C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Chapter: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Zero Trust and 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Misconfiguration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Resilie</w:t>
      </w:r>
      <w:r w:rsidR="009D4754">
        <w:rPr>
          <w:rFonts w:eastAsia="Times New Roman" w:cs="Times New Roman"/>
          <w:kern w:val="0"/>
          <w:lang w:eastAsia="en-IN"/>
          <w14:ligatures w14:val="none"/>
        </w:rPr>
        <w:t>nce</w:t>
      </w:r>
    </w:p>
    <w:p w14:paraId="35234DFD" w14:textId="2D8B3536" w:rsidR="009D4754" w:rsidRDefault="009D4754" w:rsidP="00850B0C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Policy configuration 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Artefacts</w:t>
      </w:r>
    </w:p>
    <w:p w14:paraId="3EE1F71A" w14:textId="191E9A8A" w:rsidR="009D4754" w:rsidRDefault="009D4754" w:rsidP="00850B0C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Execution attempt logs and block events</w:t>
      </w:r>
    </w:p>
    <w:p w14:paraId="24FE0FD5" w14:textId="3EFD1592" w:rsidR="009D4754" w:rsidRDefault="009D4754" w:rsidP="00850B0C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Reflective 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evaluation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of SOC dependency on “perfect configuration”</w:t>
      </w:r>
    </w:p>
    <w:p w14:paraId="240C2B9C" w14:textId="11870D63" w:rsidR="00C01DA9" w:rsidRDefault="00C01DA9" w:rsidP="00850B0C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Expected outcome:100% blocking rate of </w:t>
      </w:r>
      <w:r w:rsidR="00090BD5">
        <w:rPr>
          <w:rFonts w:eastAsia="Times New Roman" w:cs="Times New Roman"/>
          <w:kern w:val="0"/>
          <w:lang w:eastAsia="en-IN"/>
          <w14:ligatures w14:val="none"/>
        </w:rPr>
        <w:t>unauthorised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execution attempts </w:t>
      </w:r>
      <w:r w:rsidR="00090BD5">
        <w:rPr>
          <w:rFonts w:eastAsia="Times New Roman" w:cs="Times New Roman"/>
          <w:kern w:val="0"/>
          <w:lang w:eastAsia="en-IN"/>
          <w14:ligatures w14:val="none"/>
        </w:rPr>
        <w:t>during simulated SOC misconfigurations.</w:t>
      </w:r>
    </w:p>
    <w:p w14:paraId="17790E96" w14:textId="77777777" w:rsidR="00FF6698" w:rsidRPr="009D4754" w:rsidRDefault="00FF6698" w:rsidP="00FF6698">
      <w:pPr>
        <w:pStyle w:val="ListParagraph"/>
        <w:ind w:left="1812"/>
        <w:rPr>
          <w:rFonts w:eastAsia="Times New Roman" w:cs="Times New Roman"/>
          <w:kern w:val="0"/>
          <w:lang w:eastAsia="en-IN"/>
          <w14:ligatures w14:val="none"/>
        </w:rPr>
      </w:pPr>
    </w:p>
    <w:p w14:paraId="7E7FDFB8" w14:textId="726BCAFE" w:rsidR="00850B0C" w:rsidRPr="003C5F14" w:rsidRDefault="0022581F" w:rsidP="00850B0C">
      <w:pPr>
        <w:pStyle w:val="ListParagraph"/>
        <w:numPr>
          <w:ilvl w:val="1"/>
          <w:numId w:val="4"/>
        </w:numPr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To critically </w:t>
      </w:r>
      <w:r w:rsidR="00850B0C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evaluate</w:t>
      </w: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the </w:t>
      </w:r>
      <w:r w:rsidR="00850B0C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limitations</w:t>
      </w: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of AI-driven detection </w:t>
      </w:r>
      <w:r w:rsidR="00850B0C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and</w:t>
      </w: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automation in SOC </w:t>
      </w:r>
      <w:r w:rsidR="00FB23B4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workflow, and to demonstrate how Zero Trust endpoint enforcement</w:t>
      </w:r>
      <w:r w:rsidR="00135110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using </w:t>
      </w:r>
      <w:r w:rsidR="00727A0A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Threatlocker</w:t>
      </w:r>
      <w:r w:rsidR="00850B0C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.</w:t>
      </w:r>
    </w:p>
    <w:p w14:paraId="1762763C" w14:textId="77777777" w:rsidR="00850B0C" w:rsidRDefault="00850B0C" w:rsidP="00850B0C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172EC398" w14:textId="0AB686EA" w:rsidR="006A49FF" w:rsidRPr="003C5F14" w:rsidRDefault="003D6431" w:rsidP="00850B0C">
      <w:pPr>
        <w:pStyle w:val="ListParagraph"/>
        <w:ind w:left="109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Activities to Achieve this Objective</w:t>
      </w:r>
      <w:r w:rsidR="00850B0C"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.</w:t>
      </w:r>
    </w:p>
    <w:p w14:paraId="308327CE" w14:textId="582495A8" w:rsidR="003D6431" w:rsidRDefault="003D6431" w:rsidP="00850B0C">
      <w:pPr>
        <w:pStyle w:val="ListParagraph"/>
        <w:numPr>
          <w:ilvl w:val="0"/>
          <w:numId w:val="16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Establish a “detection failure Assumption” scenario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.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0EDE51B9" w14:textId="7A5CE0AF" w:rsidR="00A46511" w:rsidRDefault="00A46511" w:rsidP="00850B0C">
      <w:pPr>
        <w:pStyle w:val="ListParagraph"/>
        <w:numPr>
          <w:ilvl w:val="0"/>
          <w:numId w:val="16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Deploy Threatlocker on the Cloud Endpoint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6C0A51A" w14:textId="7D717521" w:rsidR="00A46511" w:rsidRDefault="00A46511" w:rsidP="00850B0C">
      <w:pPr>
        <w:pStyle w:val="ListParagraph"/>
        <w:numPr>
          <w:ilvl w:val="0"/>
          <w:numId w:val="16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Simulate a bypassed Attack Vector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,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2C6BCC">
        <w:rPr>
          <w:rFonts w:eastAsia="Times New Roman" w:cs="Times New Roman"/>
          <w:kern w:val="0"/>
          <w:lang w:eastAsia="en-IN"/>
          <w14:ligatures w14:val="none"/>
        </w:rPr>
        <w:t>such as phishing mail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5D6E46E5" w14:textId="05D35D2B" w:rsidR="002C6BCC" w:rsidRDefault="002C6BCC" w:rsidP="00850B0C">
      <w:pPr>
        <w:pStyle w:val="ListParagraph"/>
        <w:numPr>
          <w:ilvl w:val="0"/>
          <w:numId w:val="16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Observe 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T</w:t>
      </w:r>
      <w:r>
        <w:rPr>
          <w:rFonts w:eastAsia="Times New Roman" w:cs="Times New Roman"/>
          <w:kern w:val="0"/>
          <w:lang w:eastAsia="en-IN"/>
          <w14:ligatures w14:val="none"/>
        </w:rPr>
        <w:t>hreatlock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e</w:t>
      </w:r>
      <w:r>
        <w:rPr>
          <w:rFonts w:eastAsia="Times New Roman" w:cs="Times New Roman"/>
          <w:kern w:val="0"/>
          <w:lang w:eastAsia="en-IN"/>
          <w14:ligatures w14:val="none"/>
        </w:rPr>
        <w:t>r Enforcement Outcomes</w:t>
      </w:r>
      <w:r w:rsidR="00850B0C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3FB76800" w14:textId="77777777" w:rsidR="00E44BEB" w:rsidRDefault="00E44BEB" w:rsidP="003D4B3D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5FB0D170" w14:textId="21033044" w:rsidR="00E44BEB" w:rsidRDefault="00E44BEB" w:rsidP="003D4B3D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Deliverables:</w:t>
      </w:r>
    </w:p>
    <w:p w14:paraId="70E7BAF4" w14:textId="33D9203D" w:rsidR="00E44BEB" w:rsidRDefault="00850B0C" w:rsidP="00D80C93">
      <w:pPr>
        <w:pStyle w:val="ListParagraph"/>
        <w:numPr>
          <w:ilvl w:val="0"/>
          <w:numId w:val="19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ThreatLocker</w:t>
      </w:r>
      <w:r w:rsidR="00E44BEB">
        <w:rPr>
          <w:rFonts w:eastAsia="Times New Roman" w:cs="Times New Roman"/>
          <w:kern w:val="0"/>
          <w:lang w:eastAsia="en-IN"/>
          <w14:ligatures w14:val="none"/>
        </w:rPr>
        <w:t xml:space="preserve"> Zero Trust Enforcement </w:t>
      </w:r>
      <w:r>
        <w:rPr>
          <w:rFonts w:eastAsia="Times New Roman" w:cs="Times New Roman"/>
          <w:kern w:val="0"/>
          <w:lang w:eastAsia="en-IN"/>
          <w14:ligatures w14:val="none"/>
        </w:rPr>
        <w:t>Evaluation</w:t>
      </w:r>
      <w:r w:rsidR="00E44BEB">
        <w:rPr>
          <w:rFonts w:eastAsia="Times New Roman" w:cs="Times New Roman"/>
          <w:kern w:val="0"/>
          <w:lang w:eastAsia="en-IN"/>
          <w14:ligatures w14:val="none"/>
        </w:rPr>
        <w:t xml:space="preserve"> Documentation</w:t>
      </w:r>
      <w:r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3536594D" w14:textId="6D0218B0" w:rsidR="00090BD5" w:rsidRDefault="00D80C93" w:rsidP="00D80C93">
      <w:pPr>
        <w:pStyle w:val="ListParagraph"/>
        <w:numPr>
          <w:ilvl w:val="0"/>
          <w:numId w:val="19"/>
        </w:num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Expected outcome:100% prevention of payload execution through Threatlocker enforcement.</w:t>
      </w:r>
    </w:p>
    <w:p w14:paraId="2D9AE205" w14:textId="77777777" w:rsidR="00850B0C" w:rsidRDefault="00850B0C" w:rsidP="003D4B3D">
      <w:pPr>
        <w:pStyle w:val="ListParagraph"/>
        <w:ind w:left="1092"/>
        <w:rPr>
          <w:rFonts w:eastAsia="Times New Roman" w:cs="Times New Roman"/>
          <w:kern w:val="0"/>
          <w:lang w:eastAsia="en-IN"/>
          <w14:ligatures w14:val="none"/>
        </w:rPr>
      </w:pPr>
    </w:p>
    <w:p w14:paraId="77B144B5" w14:textId="2E1B3A01" w:rsidR="00F36B1B" w:rsidRPr="003C5F14" w:rsidRDefault="00F36B1B" w:rsidP="00BE7F0C">
      <w:pPr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lang w:eastAsia="en-IN"/>
          <w14:ligatures w14:val="none"/>
        </w:rPr>
        <w:t>Project Plan</w:t>
      </w:r>
    </w:p>
    <w:p w14:paraId="50784D0E" w14:textId="77777777" w:rsidR="000D6DE7" w:rsidRDefault="00006EAF" w:rsidP="00BE7F0C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Schedule Table</w:t>
      </w:r>
    </w:p>
    <w:tbl>
      <w:tblPr>
        <w:tblStyle w:val="TableGrid"/>
        <w:tblW w:w="9772" w:type="dxa"/>
        <w:tblLook w:val="04A0" w:firstRow="1" w:lastRow="0" w:firstColumn="1" w:lastColumn="0" w:noHBand="0" w:noVBand="1"/>
      </w:tblPr>
      <w:tblGrid>
        <w:gridCol w:w="936"/>
        <w:gridCol w:w="2320"/>
        <w:gridCol w:w="4990"/>
        <w:gridCol w:w="1304"/>
        <w:gridCol w:w="222"/>
      </w:tblGrid>
      <w:tr w:rsidR="006446E4" w14:paraId="360F4F9F" w14:textId="77777777" w:rsidTr="006446E4">
        <w:trPr>
          <w:trHeight w:val="796"/>
        </w:trPr>
        <w:tc>
          <w:tcPr>
            <w:tcW w:w="0" w:type="auto"/>
          </w:tcPr>
          <w:p w14:paraId="0CDAFCA2" w14:textId="4B3B3D96" w:rsidR="00880701" w:rsidRDefault="00EC1EF9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TaskID</w:t>
            </w:r>
          </w:p>
        </w:tc>
        <w:tc>
          <w:tcPr>
            <w:tcW w:w="0" w:type="auto"/>
          </w:tcPr>
          <w:p w14:paraId="481A89D9" w14:textId="688F16CA" w:rsidR="00880701" w:rsidRDefault="00EC1EF9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Task </w:t>
            </w:r>
            <w:r w:rsidR="00FE79CC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Name </w:t>
            </w:r>
          </w:p>
        </w:tc>
        <w:tc>
          <w:tcPr>
            <w:tcW w:w="0" w:type="auto"/>
          </w:tcPr>
          <w:p w14:paraId="3D27301C" w14:textId="3364510B" w:rsidR="00880701" w:rsidRDefault="00FE79CC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</w:tcPr>
          <w:p w14:paraId="236D79B1" w14:textId="57D5EB90" w:rsidR="00880701" w:rsidRDefault="00FE79CC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Duration (Hours)</w:t>
            </w:r>
          </w:p>
        </w:tc>
        <w:tc>
          <w:tcPr>
            <w:tcW w:w="0" w:type="auto"/>
          </w:tcPr>
          <w:p w14:paraId="39E234C5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446E4" w14:paraId="1D537695" w14:textId="77777777" w:rsidTr="006446E4">
        <w:trPr>
          <w:trHeight w:val="777"/>
        </w:trPr>
        <w:tc>
          <w:tcPr>
            <w:tcW w:w="0" w:type="auto"/>
          </w:tcPr>
          <w:p w14:paraId="046E4960" w14:textId="4A414AF3" w:rsidR="00880701" w:rsidRDefault="0028099C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Task1</w:t>
            </w:r>
          </w:p>
        </w:tc>
        <w:tc>
          <w:tcPr>
            <w:tcW w:w="0" w:type="auto"/>
          </w:tcPr>
          <w:p w14:paraId="1601ADB6" w14:textId="4A64FFE2" w:rsidR="00880701" w:rsidRDefault="0028099C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Literature Review</w:t>
            </w:r>
          </w:p>
        </w:tc>
        <w:tc>
          <w:tcPr>
            <w:tcW w:w="0" w:type="auto"/>
          </w:tcPr>
          <w:p w14:paraId="5971DDAE" w14:textId="69E07350" w:rsidR="00880701" w:rsidRDefault="0028099C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Review IEEE papers on Zero Trust</w:t>
            </w:r>
            <w:r w:rsidR="006F62C5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Architecture, ML-Based Trust management, </w:t>
            </w:r>
            <w:r w:rsidR="00AB26D2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Threats in Elastic 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>SIEM</w:t>
            </w:r>
            <w:r w:rsidR="00AB26D2">
              <w:rPr>
                <w:rFonts w:eastAsia="Times New Roman" w:cs="Times New Roman"/>
                <w:kern w:val="0"/>
                <w:lang w:eastAsia="en-IN"/>
                <w14:ligatures w14:val="none"/>
              </w:rPr>
              <w:t>,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131D49">
              <w:rPr>
                <w:rFonts w:eastAsia="Times New Roman" w:cs="Times New Roman"/>
                <w:kern w:val="0"/>
                <w:lang w:eastAsia="en-IN"/>
                <w14:ligatures w14:val="none"/>
              </w:rPr>
              <w:t>Threatlocker guidelines</w:t>
            </w:r>
            <w:r w:rsidR="00190788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and workflow automation</w:t>
            </w:r>
          </w:p>
        </w:tc>
        <w:tc>
          <w:tcPr>
            <w:tcW w:w="0" w:type="auto"/>
          </w:tcPr>
          <w:p w14:paraId="00524FC1" w14:textId="6864A61E" w:rsidR="00880701" w:rsidRDefault="00283F2B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</w:tcPr>
          <w:p w14:paraId="70CA5608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446E4" w14:paraId="4E08CD4B" w14:textId="77777777" w:rsidTr="006446E4">
        <w:trPr>
          <w:trHeight w:val="195"/>
        </w:trPr>
        <w:tc>
          <w:tcPr>
            <w:tcW w:w="0" w:type="auto"/>
          </w:tcPr>
          <w:p w14:paraId="25F8F5CB" w14:textId="0A54A841" w:rsidR="00880701" w:rsidRDefault="00283F2B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Task2</w:t>
            </w:r>
          </w:p>
        </w:tc>
        <w:tc>
          <w:tcPr>
            <w:tcW w:w="0" w:type="auto"/>
          </w:tcPr>
          <w:p w14:paraId="5AFA210B" w14:textId="52836BBE" w:rsidR="00880701" w:rsidRDefault="00283F2B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Requirement &amp; 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>Architectural</w:t>
            </w: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Design</w:t>
            </w:r>
          </w:p>
        </w:tc>
        <w:tc>
          <w:tcPr>
            <w:tcW w:w="0" w:type="auto"/>
          </w:tcPr>
          <w:p w14:paraId="48D29AF5" w14:textId="7AEB33A5" w:rsidR="00880701" w:rsidRDefault="00283F2B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Defining SOC Architect</w:t>
            </w:r>
            <w:r w:rsidR="00F30C0D">
              <w:rPr>
                <w:rFonts w:eastAsia="Times New Roman" w:cs="Times New Roman"/>
                <w:kern w:val="0"/>
                <w:lang w:eastAsia="en-IN"/>
                <w14:ligatures w14:val="none"/>
              </w:rPr>
              <w:t>ure by integrating SIEM, Tines Automation and Threatlocker Zero Trust endpoint controls</w:t>
            </w:r>
          </w:p>
        </w:tc>
        <w:tc>
          <w:tcPr>
            <w:tcW w:w="0" w:type="auto"/>
          </w:tcPr>
          <w:p w14:paraId="528F7B6D" w14:textId="4464A965" w:rsidR="00880701" w:rsidRDefault="00F30C0D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</w:tcPr>
          <w:p w14:paraId="657ED6F1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446E4" w14:paraId="29E33007" w14:textId="77777777" w:rsidTr="006446E4">
        <w:trPr>
          <w:trHeight w:val="195"/>
        </w:trPr>
        <w:tc>
          <w:tcPr>
            <w:tcW w:w="0" w:type="auto"/>
          </w:tcPr>
          <w:p w14:paraId="42B885BF" w14:textId="50B8EF83" w:rsidR="00880701" w:rsidRDefault="006A6C9E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Task3</w:t>
            </w:r>
          </w:p>
        </w:tc>
        <w:tc>
          <w:tcPr>
            <w:tcW w:w="0" w:type="auto"/>
          </w:tcPr>
          <w:p w14:paraId="3BEFBF83" w14:textId="0F7CD388" w:rsidR="00880701" w:rsidRDefault="006A6C9E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AWS Environment Setup</w:t>
            </w:r>
          </w:p>
        </w:tc>
        <w:tc>
          <w:tcPr>
            <w:tcW w:w="0" w:type="auto"/>
          </w:tcPr>
          <w:p w14:paraId="7792D73C" w14:textId="771E26C7" w:rsidR="00880701" w:rsidRDefault="006A6C9E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Deploying Windows Server 2022 on 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an </w:t>
            </w: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AWS EC2 </w:t>
            </w:r>
            <w:r w:rsidR="00CB6A0B">
              <w:rPr>
                <w:rFonts w:eastAsia="Times New Roman" w:cs="Times New Roman"/>
                <w:kern w:val="0"/>
                <w:lang w:eastAsia="en-IN"/>
                <w14:ligatures w14:val="none"/>
              </w:rPr>
              <w:t>instance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>,</w:t>
            </w:r>
            <w:r w:rsidR="00CB6A0B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configure networking,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CB6A0B">
              <w:rPr>
                <w:rFonts w:eastAsia="Times New Roman" w:cs="Times New Roman"/>
                <w:kern w:val="0"/>
                <w:lang w:eastAsia="en-IN"/>
                <w14:ligatures w14:val="none"/>
              </w:rPr>
              <w:t>access control and baseline security</w:t>
            </w:r>
          </w:p>
        </w:tc>
        <w:tc>
          <w:tcPr>
            <w:tcW w:w="0" w:type="auto"/>
          </w:tcPr>
          <w:p w14:paraId="5758000C" w14:textId="11D3BC9B" w:rsidR="00880701" w:rsidRDefault="00CB6A0B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</w:tcPr>
          <w:p w14:paraId="6606B1E3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446E4" w14:paraId="47D2EC98" w14:textId="77777777" w:rsidTr="006446E4">
        <w:trPr>
          <w:trHeight w:val="195"/>
        </w:trPr>
        <w:tc>
          <w:tcPr>
            <w:tcW w:w="0" w:type="auto"/>
          </w:tcPr>
          <w:p w14:paraId="0BB638DD" w14:textId="4C2554CB" w:rsidR="00880701" w:rsidRDefault="00CB6A0B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Task4</w:t>
            </w:r>
          </w:p>
        </w:tc>
        <w:tc>
          <w:tcPr>
            <w:tcW w:w="0" w:type="auto"/>
          </w:tcPr>
          <w:p w14:paraId="68B0323A" w14:textId="5F04B9DC" w:rsidR="00880701" w:rsidRDefault="00617F3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Elastic SIEM Deployment</w:t>
            </w:r>
          </w:p>
        </w:tc>
        <w:tc>
          <w:tcPr>
            <w:tcW w:w="0" w:type="auto"/>
          </w:tcPr>
          <w:p w14:paraId="4A83C0E6" w14:textId="09E7810D" w:rsidR="00880701" w:rsidRDefault="00617F3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Install Elastic Agent, configure Elastic Defend log ingestion and SIEM dashboards</w:t>
            </w:r>
          </w:p>
        </w:tc>
        <w:tc>
          <w:tcPr>
            <w:tcW w:w="0" w:type="auto"/>
          </w:tcPr>
          <w:p w14:paraId="3B8C0BA0" w14:textId="0ACA1BB0" w:rsidR="00880701" w:rsidRDefault="00617F3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</w:tcPr>
          <w:p w14:paraId="06A6CB53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446E4" w14:paraId="416BCAF2" w14:textId="77777777" w:rsidTr="006446E4">
        <w:trPr>
          <w:trHeight w:val="195"/>
        </w:trPr>
        <w:tc>
          <w:tcPr>
            <w:tcW w:w="0" w:type="auto"/>
          </w:tcPr>
          <w:p w14:paraId="01CB5AF7" w14:textId="1B8236EE" w:rsidR="00880701" w:rsidRDefault="00617F3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Task5</w:t>
            </w:r>
          </w:p>
        </w:tc>
        <w:tc>
          <w:tcPr>
            <w:tcW w:w="0" w:type="auto"/>
          </w:tcPr>
          <w:p w14:paraId="716D5DBD" w14:textId="116FA3A2" w:rsidR="00880701" w:rsidRDefault="00617F3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Detection Rule Creation</w:t>
            </w:r>
          </w:p>
        </w:tc>
        <w:tc>
          <w:tcPr>
            <w:tcW w:w="0" w:type="auto"/>
          </w:tcPr>
          <w:p w14:paraId="0BB21BB8" w14:textId="26B1262B" w:rsidR="00880701" w:rsidRDefault="00617F3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Develop and test Elastic SIEM detection rules for administrative and suspicious activities </w:t>
            </w:r>
          </w:p>
        </w:tc>
        <w:tc>
          <w:tcPr>
            <w:tcW w:w="0" w:type="auto"/>
          </w:tcPr>
          <w:p w14:paraId="4ADE1638" w14:textId="7C8573B8" w:rsidR="00880701" w:rsidRDefault="002053D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</w:tcPr>
          <w:p w14:paraId="45073AE9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446E4" w14:paraId="3E1FD639" w14:textId="77777777" w:rsidTr="006446E4">
        <w:trPr>
          <w:trHeight w:val="195"/>
        </w:trPr>
        <w:tc>
          <w:tcPr>
            <w:tcW w:w="0" w:type="auto"/>
          </w:tcPr>
          <w:p w14:paraId="5F5578A2" w14:textId="3C3FDBE3" w:rsidR="00880701" w:rsidRDefault="002053D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Task6</w:t>
            </w:r>
          </w:p>
        </w:tc>
        <w:tc>
          <w:tcPr>
            <w:tcW w:w="0" w:type="auto"/>
          </w:tcPr>
          <w:p w14:paraId="6D01CD12" w14:textId="56B0BE94" w:rsidR="00880701" w:rsidRDefault="002053D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Tines Automation Integration </w:t>
            </w:r>
          </w:p>
        </w:tc>
        <w:tc>
          <w:tcPr>
            <w:tcW w:w="0" w:type="auto"/>
          </w:tcPr>
          <w:p w14:paraId="79250CCB" w14:textId="3FD5EF2D" w:rsidR="00880701" w:rsidRDefault="00981730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Configure webhook, AI summarisation email alert workflows</w:t>
            </w:r>
          </w:p>
        </w:tc>
        <w:tc>
          <w:tcPr>
            <w:tcW w:w="0" w:type="auto"/>
          </w:tcPr>
          <w:p w14:paraId="1D68BF42" w14:textId="32B4A080" w:rsidR="00880701" w:rsidRDefault="00981730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</w:tcPr>
          <w:p w14:paraId="567E1606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446E4" w14:paraId="071818A1" w14:textId="77777777" w:rsidTr="006446E4">
        <w:trPr>
          <w:trHeight w:val="195"/>
        </w:trPr>
        <w:tc>
          <w:tcPr>
            <w:tcW w:w="0" w:type="auto"/>
          </w:tcPr>
          <w:p w14:paraId="666A0DB7" w14:textId="3222293C" w:rsidR="00880701" w:rsidRDefault="00981730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Task7</w:t>
            </w:r>
          </w:p>
        </w:tc>
        <w:tc>
          <w:tcPr>
            <w:tcW w:w="0" w:type="auto"/>
          </w:tcPr>
          <w:p w14:paraId="0D9D0A7D" w14:textId="0793E31E" w:rsidR="00880701" w:rsidRDefault="00981730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Threatlocker Deployment </w:t>
            </w:r>
          </w:p>
        </w:tc>
        <w:tc>
          <w:tcPr>
            <w:tcW w:w="0" w:type="auto"/>
          </w:tcPr>
          <w:p w14:paraId="5CA80B31" w14:textId="77E7560E" w:rsidR="00880701" w:rsidRDefault="00981730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Install Threatlocker agent</w:t>
            </w:r>
            <w:r w:rsidR="00126AA2">
              <w:rPr>
                <w:rFonts w:eastAsia="Times New Roman" w:cs="Times New Roman"/>
                <w:kern w:val="0"/>
                <w:lang w:eastAsia="en-IN"/>
                <w14:ligatures w14:val="none"/>
              </w:rPr>
              <w:t>,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baseline</w:t>
            </w:r>
            <w:r w:rsidR="00126AA2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learning mode, default-deny policies and application allowlisting</w:t>
            </w:r>
          </w:p>
        </w:tc>
        <w:tc>
          <w:tcPr>
            <w:tcW w:w="0" w:type="auto"/>
          </w:tcPr>
          <w:p w14:paraId="35C22FF7" w14:textId="6A20D40D" w:rsidR="00880701" w:rsidRDefault="00126AA2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</w:tcPr>
          <w:p w14:paraId="75B6F669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446E4" w14:paraId="7FF5A762" w14:textId="77777777" w:rsidTr="006446E4">
        <w:trPr>
          <w:trHeight w:val="195"/>
        </w:trPr>
        <w:tc>
          <w:tcPr>
            <w:tcW w:w="0" w:type="auto"/>
          </w:tcPr>
          <w:p w14:paraId="42757CFB" w14:textId="17D53CF4" w:rsidR="00880701" w:rsidRDefault="00126AA2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lastRenderedPageBreak/>
              <w:t>Task8</w:t>
            </w:r>
          </w:p>
        </w:tc>
        <w:tc>
          <w:tcPr>
            <w:tcW w:w="0" w:type="auto"/>
          </w:tcPr>
          <w:p w14:paraId="30486E45" w14:textId="6D46574A" w:rsidR="00880701" w:rsidRDefault="00126AA2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Attack Simulation (Detection Scenario)</w:t>
            </w:r>
          </w:p>
        </w:tc>
        <w:tc>
          <w:tcPr>
            <w:tcW w:w="0" w:type="auto"/>
          </w:tcPr>
          <w:p w14:paraId="65BB12AC" w14:textId="78832B68" w:rsidR="00880701" w:rsidRDefault="00126AA2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Simulate admin logs </w:t>
            </w:r>
            <w:r w:rsidR="00213E8D">
              <w:rPr>
                <w:rFonts w:eastAsia="Times New Roman" w:cs="Times New Roman"/>
                <w:kern w:val="0"/>
                <w:lang w:eastAsia="en-IN"/>
                <w14:ligatures w14:val="none"/>
              </w:rPr>
              <w:t>and security events to validate SIEM+Tines workflow</w:t>
            </w:r>
          </w:p>
        </w:tc>
        <w:tc>
          <w:tcPr>
            <w:tcW w:w="0" w:type="auto"/>
          </w:tcPr>
          <w:p w14:paraId="54C846DF" w14:textId="5B252852" w:rsidR="00880701" w:rsidRDefault="00213E8D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</w:tcPr>
          <w:p w14:paraId="2253B28E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446E4" w14:paraId="306422D6" w14:textId="77777777" w:rsidTr="006446E4">
        <w:trPr>
          <w:trHeight w:val="195"/>
        </w:trPr>
        <w:tc>
          <w:tcPr>
            <w:tcW w:w="0" w:type="auto"/>
          </w:tcPr>
          <w:p w14:paraId="0E23447B" w14:textId="6B3582D8" w:rsidR="00880701" w:rsidRDefault="00213E8D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Task9</w:t>
            </w:r>
          </w:p>
        </w:tc>
        <w:tc>
          <w:tcPr>
            <w:tcW w:w="0" w:type="auto"/>
          </w:tcPr>
          <w:p w14:paraId="7A06C91E" w14:textId="21DDFD21" w:rsidR="00880701" w:rsidRDefault="0043184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Attack Simulation (Detection Failure Scenario)</w:t>
            </w:r>
          </w:p>
        </w:tc>
        <w:tc>
          <w:tcPr>
            <w:tcW w:w="0" w:type="auto"/>
          </w:tcPr>
          <w:p w14:paraId="715E8B11" w14:textId="15C3A1D4" w:rsidR="00880701" w:rsidRDefault="0043184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Simulate a phishing or malicious execution that bypasses SIEM detection</w:t>
            </w:r>
          </w:p>
        </w:tc>
        <w:tc>
          <w:tcPr>
            <w:tcW w:w="0" w:type="auto"/>
          </w:tcPr>
          <w:p w14:paraId="5309FF17" w14:textId="012CF28B" w:rsidR="00880701" w:rsidRDefault="00431847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</w:tcPr>
          <w:p w14:paraId="418BEF32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446E4" w14:paraId="7281A465" w14:textId="77777777" w:rsidTr="006446E4">
        <w:trPr>
          <w:trHeight w:val="1971"/>
        </w:trPr>
        <w:tc>
          <w:tcPr>
            <w:tcW w:w="0" w:type="auto"/>
          </w:tcPr>
          <w:p w14:paraId="0C994523" w14:textId="0FAF4629" w:rsidR="00880701" w:rsidRDefault="00C05EA3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Task 10 </w:t>
            </w:r>
          </w:p>
        </w:tc>
        <w:tc>
          <w:tcPr>
            <w:tcW w:w="0" w:type="auto"/>
          </w:tcPr>
          <w:p w14:paraId="6EFDF793" w14:textId="3C738072" w:rsidR="00880701" w:rsidRDefault="00C05EA3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Comparative analysis and r</w:t>
            </w:r>
            <w:r w:rsidR="00130676">
              <w:rPr>
                <w:rFonts w:eastAsia="Times New Roman" w:cs="Times New Roman"/>
                <w:kern w:val="0"/>
                <w:lang w:eastAsia="en-IN"/>
                <w14:ligatures w14:val="none"/>
              </w:rPr>
              <w:t>eview of results</w:t>
            </w:r>
          </w:p>
        </w:tc>
        <w:tc>
          <w:tcPr>
            <w:tcW w:w="0" w:type="auto"/>
          </w:tcPr>
          <w:p w14:paraId="200FB485" w14:textId="46669EC4" w:rsidR="00880701" w:rsidRDefault="00130676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Compare visibility-based security vs enforcement-based Zero Trust outcomes</w:t>
            </w:r>
            <w:r w:rsidR="00494FAC">
              <w:rPr>
                <w:rFonts w:eastAsia="Times New Roman" w:cs="Times New Roman"/>
                <w:kern w:val="0"/>
                <w:lang w:eastAsia="en-IN"/>
                <w14:ligatures w14:val="none"/>
              </w:rPr>
              <w:t>,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494FAC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write 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a </w:t>
            </w:r>
            <w:r w:rsidR="00494FAC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methodological analysis and 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proofread from a </w:t>
            </w:r>
            <w:r w:rsidR="00D75CBA">
              <w:rPr>
                <w:rFonts w:eastAsia="Times New Roman" w:cs="Times New Roman"/>
                <w:kern w:val="0"/>
                <w:lang w:eastAsia="en-IN"/>
                <w14:ligatures w14:val="none"/>
              </w:rPr>
              <w:t>supervisor's</w:t>
            </w:r>
            <w:r w:rsidR="006446E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feedback</w:t>
            </w:r>
          </w:p>
        </w:tc>
        <w:tc>
          <w:tcPr>
            <w:tcW w:w="0" w:type="auto"/>
          </w:tcPr>
          <w:p w14:paraId="158D1E5F" w14:textId="3843240E" w:rsidR="00880701" w:rsidRDefault="006446E4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</w:tcPr>
          <w:p w14:paraId="61D2E3FF" w14:textId="77777777" w:rsidR="00880701" w:rsidRDefault="00880701" w:rsidP="00BE7F0C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2E1F27E7" w14:textId="28181418" w:rsidR="003D6431" w:rsidRDefault="00006EAF" w:rsidP="00BE7F0C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6CE747A7" w14:textId="19F25CF1" w:rsidR="009111BD" w:rsidRDefault="009111BD" w:rsidP="00BE7F0C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Total Estimated Effort would be 110-150 Hours</w:t>
      </w:r>
    </w:p>
    <w:p w14:paraId="1DECA824" w14:textId="64B7487A" w:rsidR="00F15D32" w:rsidRPr="003C5F14" w:rsidRDefault="0002409B" w:rsidP="00F15D32">
      <w:pPr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C5F14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</w:t>
      </w:r>
      <w:r w:rsidR="00F03D62" w:rsidRPr="003C5F14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) </w:t>
      </w:r>
      <w:r w:rsidR="0093112A" w:rsidRPr="003C5F14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Social, Ethical and Legal Issues </w:t>
      </w:r>
    </w:p>
    <w:p w14:paraId="32E4FCE4" w14:textId="490ABD91" w:rsidR="0093112A" w:rsidRDefault="00000000" w:rsidP="00F15D32">
      <w:pPr>
        <w:rPr>
          <w:rFonts w:eastAsia="Times New Roman" w:cs="Times New Roman"/>
          <w:kern w:val="0"/>
          <w:lang w:eastAsia="en-IN"/>
          <w14:ligatures w14:val="none"/>
        </w:rPr>
      </w:pPr>
      <w:ins w:id="0" w:author="Microsoft Word" w:date="2026-04-16T15:45:00Z" w16du:dateUtc="2026-04-16T14:45:00Z">
        <w:r>
          <w:rPr>
            <w:rFonts w:eastAsia="Times New Roman" w:cs="Times New Roman"/>
            <w:kern w:val="0"/>
            <w:lang w:eastAsia="en-IN"/>
            <w14:ligatures w14:val="none"/>
          </w:rPr>
          <w:t xml:space="preserve">This project was developed with careful consideration in regards to legal, ethical and social responsibilities. </w:t>
        </w:r>
      </w:ins>
      <w:r w:rsidR="00F36E42">
        <w:rPr>
          <w:rFonts w:eastAsia="Times New Roman" w:cs="Times New Roman"/>
          <w:kern w:val="0"/>
          <w:lang w:eastAsia="en-IN"/>
          <w14:ligatures w14:val="none"/>
        </w:rPr>
        <w:t xml:space="preserve">This project was developed with careful consideration </w:t>
      </w:r>
      <w:r w:rsidR="00D75CBA">
        <w:rPr>
          <w:rFonts w:eastAsia="Times New Roman" w:cs="Times New Roman"/>
          <w:kern w:val="0"/>
          <w:lang w:eastAsia="en-IN"/>
          <w14:ligatures w14:val="none"/>
        </w:rPr>
        <w:t>of</w:t>
      </w:r>
      <w:r w:rsidR="00F36E42">
        <w:rPr>
          <w:rFonts w:eastAsia="Times New Roman" w:cs="Times New Roman"/>
          <w:kern w:val="0"/>
          <w:lang w:eastAsia="en-IN"/>
          <w14:ligatures w14:val="none"/>
        </w:rPr>
        <w:t xml:space="preserve"> legal, ethical</w:t>
      </w:r>
      <w:r w:rsidR="00D75CBA">
        <w:rPr>
          <w:rFonts w:eastAsia="Times New Roman" w:cs="Times New Roman"/>
          <w:kern w:val="0"/>
          <w:lang w:eastAsia="en-IN"/>
          <w14:ligatures w14:val="none"/>
        </w:rPr>
        <w:t>,</w:t>
      </w:r>
      <w:r w:rsidR="00F36E42">
        <w:rPr>
          <w:rFonts w:eastAsia="Times New Roman" w:cs="Times New Roman"/>
          <w:kern w:val="0"/>
          <w:lang w:eastAsia="en-IN"/>
          <w14:ligatures w14:val="none"/>
        </w:rPr>
        <w:t xml:space="preserve"> and social responsibilities. The work is entirely technical, focusing on SOC automation, Zero Trust principles and Threatlocker enforcement</w:t>
      </w:r>
      <w:r w:rsidR="004679F0">
        <w:rPr>
          <w:rFonts w:eastAsia="Times New Roman" w:cs="Times New Roman"/>
          <w:kern w:val="0"/>
          <w:lang w:eastAsia="en-IN"/>
          <w14:ligatures w14:val="none"/>
        </w:rPr>
        <w:t>,</w:t>
      </w:r>
      <w:r w:rsidR="00F36E4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CD4E05">
        <w:rPr>
          <w:rFonts w:eastAsia="Times New Roman" w:cs="Times New Roman"/>
          <w:kern w:val="0"/>
          <w:lang w:eastAsia="en-IN"/>
          <w14:ligatures w14:val="none"/>
        </w:rPr>
        <w:t xml:space="preserve">which does not involve any human </w:t>
      </w:r>
      <w:r w:rsidR="004679F0">
        <w:rPr>
          <w:rFonts w:eastAsia="Times New Roman" w:cs="Times New Roman"/>
          <w:kern w:val="0"/>
          <w:lang w:eastAsia="en-IN"/>
          <w14:ligatures w14:val="none"/>
        </w:rPr>
        <w:t>participants</w:t>
      </w:r>
      <w:r w:rsidR="00CD4E05">
        <w:rPr>
          <w:rFonts w:eastAsia="Times New Roman" w:cs="Times New Roman"/>
          <w:kern w:val="0"/>
          <w:lang w:eastAsia="en-IN"/>
          <w14:ligatures w14:val="none"/>
        </w:rPr>
        <w:t xml:space="preserve"> or real personal data</w:t>
      </w:r>
    </w:p>
    <w:p w14:paraId="2C9750BA" w14:textId="77777777" w:rsidR="00CD4E05" w:rsidRDefault="00CD4E05" w:rsidP="00F15D3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8E044FE" w14:textId="00C3C634" w:rsidR="00CD4E05" w:rsidRDefault="00CD4E05" w:rsidP="00F15D3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Legal Considerations:</w:t>
      </w:r>
    </w:p>
    <w:p w14:paraId="5A615598" w14:textId="3C174156" w:rsidR="00CD4E05" w:rsidRPr="00F15D32" w:rsidRDefault="00CD4E05" w:rsidP="00F15D3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All </w:t>
      </w:r>
      <w:r w:rsidR="00C10719">
        <w:rPr>
          <w:rFonts w:eastAsia="Times New Roman" w:cs="Times New Roman"/>
          <w:kern w:val="0"/>
          <w:lang w:eastAsia="en-IN"/>
          <w14:ligatures w14:val="none"/>
        </w:rPr>
        <w:t xml:space="preserve">software and </w:t>
      </w:r>
      <w:r w:rsidR="0004575C">
        <w:rPr>
          <w:rFonts w:eastAsia="Times New Roman" w:cs="Times New Roman"/>
          <w:kern w:val="0"/>
          <w:lang w:eastAsia="en-IN"/>
          <w14:ligatures w14:val="none"/>
        </w:rPr>
        <w:t>documentation used in this project</w:t>
      </w:r>
      <w:r w:rsidR="00C10719">
        <w:rPr>
          <w:rFonts w:eastAsia="Times New Roman" w:cs="Times New Roman"/>
          <w:kern w:val="0"/>
          <w:lang w:eastAsia="en-IN"/>
          <w14:ligatures w14:val="none"/>
        </w:rPr>
        <w:t xml:space="preserve">, including </w:t>
      </w:r>
      <w:ins w:id="1" w:author="Microsoft Word" w:date="2026-04-16T15:45:00Z" w16du:dateUtc="2026-04-16T14:45:00Z">
        <w:r w:rsidR="004679F0">
          <w:rPr>
            <w:rFonts w:eastAsia="Times New Roman" w:cs="Times New Roman"/>
            <w:kern w:val="0"/>
            <w:lang w:eastAsia="en-IN"/>
            <w14:ligatures w14:val="none"/>
          </w:rPr>
          <w:t>,</w:t>
        </w:r>
        <w:r w:rsidR="0004575C">
          <w:rPr>
            <w:rFonts w:eastAsia="Times New Roman" w:cs="Times New Roman"/>
            <w:kern w:val="0"/>
            <w:lang w:eastAsia="en-IN"/>
            <w14:ligatures w14:val="none"/>
          </w:rPr>
          <w:t xml:space="preserve"> such as </w:t>
        </w:r>
      </w:ins>
      <w:r w:rsidR="0004575C">
        <w:rPr>
          <w:rFonts w:eastAsia="Times New Roman" w:cs="Times New Roman"/>
          <w:kern w:val="0"/>
          <w:lang w:eastAsia="en-IN"/>
          <w14:ligatures w14:val="none"/>
        </w:rPr>
        <w:t>Elastic SIEM, Tines, Threatlocker documentation</w:t>
      </w:r>
      <w:r w:rsidR="00C10719">
        <w:rPr>
          <w:rFonts w:eastAsia="Times New Roman" w:cs="Times New Roman"/>
          <w:kern w:val="0"/>
          <w:lang w:eastAsia="en-IN"/>
          <w14:ligatures w14:val="none"/>
        </w:rPr>
        <w:t>,</w:t>
      </w:r>
      <w:r w:rsidR="0004575C">
        <w:rPr>
          <w:rFonts w:eastAsia="Times New Roman" w:cs="Times New Roman"/>
          <w:kern w:val="0"/>
          <w:lang w:eastAsia="en-IN"/>
          <w14:ligatures w14:val="none"/>
        </w:rPr>
        <w:t xml:space="preserve"> and IEEE papers</w:t>
      </w:r>
      <w:r w:rsidR="004679F0">
        <w:rPr>
          <w:rFonts w:eastAsia="Times New Roman" w:cs="Times New Roman"/>
          <w:kern w:val="0"/>
          <w:lang w:eastAsia="en-IN"/>
          <w14:ligatures w14:val="none"/>
        </w:rPr>
        <w:t>,</w:t>
      </w:r>
      <w:r w:rsidR="0004575C">
        <w:rPr>
          <w:rFonts w:eastAsia="Times New Roman" w:cs="Times New Roman"/>
          <w:kern w:val="0"/>
          <w:lang w:eastAsia="en-IN"/>
          <w14:ligatures w14:val="none"/>
        </w:rPr>
        <w:t xml:space="preserve"> were accessed and cited in compliance </w:t>
      </w:r>
      <w:r w:rsidR="00853CCF">
        <w:rPr>
          <w:rFonts w:eastAsia="Times New Roman" w:cs="Times New Roman"/>
          <w:kern w:val="0"/>
          <w:lang w:eastAsia="en-IN"/>
          <w14:ligatures w14:val="none"/>
        </w:rPr>
        <w:t xml:space="preserve">with academic </w:t>
      </w:r>
      <w:r w:rsidR="004679F0">
        <w:rPr>
          <w:rFonts w:eastAsia="Times New Roman" w:cs="Times New Roman"/>
          <w:kern w:val="0"/>
          <w:lang w:eastAsia="en-IN"/>
          <w14:ligatures w14:val="none"/>
        </w:rPr>
        <w:t>standards.</w:t>
      </w:r>
      <w:r w:rsidR="00C10719">
        <w:rPr>
          <w:rFonts w:eastAsia="Times New Roman" w:cs="Times New Roman"/>
          <w:kern w:val="0"/>
          <w:lang w:eastAsia="en-IN"/>
          <w14:ligatures w14:val="none"/>
        </w:rPr>
        <w:t xml:space="preserve"> No proprietary</w:t>
      </w:r>
      <w:ins w:id="2" w:author="Microsoft Word" w:date="2026-04-16T15:45:00Z" w16du:dateUtc="2026-04-16T14:45:00Z">
        <w:r w:rsidR="004679F0">
          <w:rPr>
            <w:rFonts w:eastAsia="Times New Roman" w:cs="Times New Roman"/>
            <w:kern w:val="0"/>
            <w:lang w:eastAsia="en-IN"/>
            <w14:ligatures w14:val="none"/>
          </w:rPr>
          <w:t xml:space="preserve"> Proprietary</w:t>
        </w:r>
      </w:ins>
      <w:r w:rsidR="00853CCF">
        <w:rPr>
          <w:rFonts w:eastAsia="Times New Roman" w:cs="Times New Roman"/>
          <w:kern w:val="0"/>
          <w:lang w:eastAsia="en-IN"/>
          <w14:ligatures w14:val="none"/>
        </w:rPr>
        <w:t xml:space="preserve"> code was redistributed</w:t>
      </w:r>
      <w:r w:rsidR="00C11B23">
        <w:rPr>
          <w:rFonts w:eastAsia="Times New Roman" w:cs="Times New Roman"/>
          <w:kern w:val="0"/>
          <w:lang w:eastAsia="en-IN"/>
          <w14:ligatures w14:val="none"/>
        </w:rPr>
        <w:t>.</w:t>
      </w:r>
      <w:r w:rsidR="004679F0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C10719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C11B23">
        <w:rPr>
          <w:rFonts w:eastAsia="Times New Roman" w:cs="Times New Roman"/>
          <w:kern w:val="0"/>
          <w:lang w:eastAsia="en-IN"/>
          <w14:ligatures w14:val="none"/>
        </w:rPr>
        <w:t>Data protection regulations</w:t>
      </w:r>
      <w:r w:rsidR="004679F0">
        <w:rPr>
          <w:rFonts w:eastAsia="Times New Roman" w:cs="Times New Roman"/>
          <w:kern w:val="0"/>
          <w:lang w:eastAsia="en-IN"/>
          <w14:ligatures w14:val="none"/>
        </w:rPr>
        <w:t>,</w:t>
      </w:r>
      <w:r w:rsidR="00C11B23">
        <w:rPr>
          <w:rFonts w:eastAsia="Times New Roman" w:cs="Times New Roman"/>
          <w:kern w:val="0"/>
          <w:lang w:eastAsia="en-IN"/>
          <w14:ligatures w14:val="none"/>
        </w:rPr>
        <w:t xml:space="preserve"> including GDPR and the Data Protection Act</w:t>
      </w:r>
      <w:r w:rsidR="004679F0">
        <w:rPr>
          <w:rFonts w:eastAsia="Times New Roman" w:cs="Times New Roman"/>
          <w:kern w:val="0"/>
          <w:lang w:eastAsia="en-IN"/>
          <w14:ligatures w14:val="none"/>
        </w:rPr>
        <w:t>,</w:t>
      </w:r>
      <w:r w:rsidR="00C11B23">
        <w:rPr>
          <w:rFonts w:eastAsia="Times New Roman" w:cs="Times New Roman"/>
          <w:kern w:val="0"/>
          <w:lang w:eastAsia="en-IN"/>
          <w14:ligatures w14:val="none"/>
        </w:rPr>
        <w:t xml:space="preserve"> were observed by using simulated logs</w:t>
      </w:r>
      <w:r w:rsidR="00840299">
        <w:rPr>
          <w:rFonts w:eastAsia="Times New Roman" w:cs="Times New Roman"/>
          <w:kern w:val="0"/>
          <w:lang w:eastAsia="en-IN"/>
          <w14:ligatures w14:val="none"/>
        </w:rPr>
        <w:t xml:space="preserve">, least </w:t>
      </w:r>
      <w:r w:rsidR="004679F0">
        <w:rPr>
          <w:rFonts w:eastAsia="Times New Roman" w:cs="Times New Roman"/>
          <w:kern w:val="0"/>
          <w:lang w:eastAsia="en-IN"/>
          <w14:ligatures w14:val="none"/>
        </w:rPr>
        <w:t>privilege</w:t>
      </w:r>
      <w:r w:rsidR="00840299">
        <w:rPr>
          <w:rFonts w:eastAsia="Times New Roman" w:cs="Times New Roman"/>
          <w:kern w:val="0"/>
          <w:lang w:eastAsia="en-IN"/>
          <w14:ligatures w14:val="none"/>
        </w:rPr>
        <w:t>, audit logging and enforcement of Zero Trust Principles</w:t>
      </w:r>
    </w:p>
    <w:p w14:paraId="2BB9EEEF" w14:textId="0FAAAC37" w:rsidR="00314A50" w:rsidRDefault="00840299" w:rsidP="00DF52FD">
      <w:pPr>
        <w:rPr>
          <w:lang w:val="en-US"/>
        </w:rPr>
      </w:pPr>
      <w:r>
        <w:rPr>
          <w:lang w:val="en-US"/>
        </w:rPr>
        <w:t>Ethically</w:t>
      </w:r>
      <w:r w:rsidR="004679F0">
        <w:rPr>
          <w:lang w:val="en-US"/>
        </w:rPr>
        <w:t>,</w:t>
      </w:r>
      <w:r>
        <w:rPr>
          <w:lang w:val="en-US"/>
        </w:rPr>
        <w:t xml:space="preserve"> no real individuals </w:t>
      </w:r>
      <w:r w:rsidR="00157482">
        <w:rPr>
          <w:lang w:val="en-US"/>
        </w:rPr>
        <w:t>or confidential company data were used. This project was developed in a simulated environment to ensure ethical responsibility</w:t>
      </w:r>
      <w:r w:rsidR="00743E23">
        <w:rPr>
          <w:lang w:val="en-US"/>
        </w:rPr>
        <w:t>.</w:t>
      </w:r>
    </w:p>
    <w:p w14:paraId="6BA7FDA6" w14:textId="43041BC8" w:rsidR="00743E23" w:rsidRDefault="00743E23" w:rsidP="00DF52FD">
      <w:pPr>
        <w:rPr>
          <w:lang w:val="en-US"/>
        </w:rPr>
      </w:pPr>
      <w:r>
        <w:rPr>
          <w:lang w:val="en-US"/>
        </w:rPr>
        <w:t>As per Social considerations</w:t>
      </w:r>
      <w:r w:rsidR="004679F0">
        <w:rPr>
          <w:lang w:val="en-US"/>
        </w:rPr>
        <w:t>,</w:t>
      </w:r>
      <w:r>
        <w:rPr>
          <w:lang w:val="en-US"/>
        </w:rPr>
        <w:t xml:space="preserve"> this project aims to demonstrate </w:t>
      </w:r>
      <w:r w:rsidR="004679F0">
        <w:rPr>
          <w:lang w:val="en-US"/>
        </w:rPr>
        <w:t xml:space="preserve">the </w:t>
      </w:r>
      <w:r>
        <w:rPr>
          <w:lang w:val="en-US"/>
        </w:rPr>
        <w:t>benefits of SOC automation in reducing human error and analyst burnout</w:t>
      </w:r>
      <w:r w:rsidR="00010ABF">
        <w:rPr>
          <w:lang w:val="en-US"/>
        </w:rPr>
        <w:t xml:space="preserve">, while </w:t>
      </w:r>
      <w:r w:rsidR="004679F0">
        <w:rPr>
          <w:lang w:val="en-US"/>
        </w:rPr>
        <w:t>improving</w:t>
      </w:r>
      <w:r w:rsidR="00010ABF">
        <w:rPr>
          <w:lang w:val="en-US"/>
        </w:rPr>
        <w:t xml:space="preserve"> </w:t>
      </w:r>
      <w:r w:rsidR="004679F0">
        <w:rPr>
          <w:lang w:val="en-US"/>
        </w:rPr>
        <w:t>organisational</w:t>
      </w:r>
      <w:r w:rsidR="00010ABF">
        <w:rPr>
          <w:lang w:val="en-US"/>
        </w:rPr>
        <w:t xml:space="preserve"> </w:t>
      </w:r>
      <w:r w:rsidR="004679F0">
        <w:rPr>
          <w:lang w:val="en-US"/>
        </w:rPr>
        <w:t>security</w:t>
      </w:r>
      <w:r w:rsidR="00010ABF">
        <w:rPr>
          <w:lang w:val="en-US"/>
        </w:rPr>
        <w:t xml:space="preserve"> without </w:t>
      </w:r>
      <w:r w:rsidR="004679F0">
        <w:rPr>
          <w:lang w:val="en-US"/>
        </w:rPr>
        <w:t>causing</w:t>
      </w:r>
      <w:r w:rsidR="00010ABF">
        <w:rPr>
          <w:lang w:val="en-US"/>
        </w:rPr>
        <w:t xml:space="preserve"> any harm to society</w:t>
      </w:r>
    </w:p>
    <w:p w14:paraId="02B38F66" w14:textId="1DD32DE7" w:rsidR="00010ABF" w:rsidRDefault="004A5926" w:rsidP="00DF52FD">
      <w:pPr>
        <w:rPr>
          <w:lang w:val="en-US"/>
        </w:rPr>
      </w:pPr>
      <w:r>
        <w:rPr>
          <w:lang w:val="en-US"/>
        </w:rPr>
        <w:t xml:space="preserve">This project does not involve interviews, </w:t>
      </w:r>
      <w:r w:rsidR="00C10719">
        <w:rPr>
          <w:lang w:val="en-US"/>
        </w:rPr>
        <w:t>questionnaires</w:t>
      </w:r>
      <w:r>
        <w:rPr>
          <w:lang w:val="en-US"/>
        </w:rPr>
        <w:t>, focus groups or any vulnerable groups</w:t>
      </w:r>
      <w:r w:rsidR="00C10719">
        <w:rPr>
          <w:lang w:val="en-US"/>
        </w:rPr>
        <w:t>;</w:t>
      </w:r>
      <w:r w:rsidR="00D75CBA">
        <w:rPr>
          <w:lang w:val="en-US"/>
        </w:rPr>
        <w:t xml:space="preserve"> </w:t>
      </w:r>
      <w:r w:rsidR="00C10719">
        <w:rPr>
          <w:lang w:val="en-US"/>
        </w:rPr>
        <w:t>No</w:t>
      </w:r>
      <w:r w:rsidR="006533B5">
        <w:rPr>
          <w:lang w:val="en-US"/>
        </w:rPr>
        <w:t xml:space="preserve"> ethics committee or UREC approval was required</w:t>
      </w:r>
    </w:p>
    <w:p w14:paraId="68F3317E" w14:textId="3AF9893C" w:rsidR="000F2294" w:rsidRPr="003C5F14" w:rsidRDefault="003C5F14" w:rsidP="003C5F1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4) </w:t>
      </w:r>
      <w:r w:rsidR="007D022C" w:rsidRPr="003C5F14">
        <w:rPr>
          <w:b/>
          <w:bCs/>
          <w:sz w:val="32"/>
          <w:szCs w:val="32"/>
          <w:lang w:val="en-US"/>
        </w:rPr>
        <w:t>Resources</w:t>
      </w:r>
    </w:p>
    <w:p w14:paraId="48EDA17E" w14:textId="59CF6B6F" w:rsidR="007D022C" w:rsidRDefault="00E176A5" w:rsidP="003165B0">
      <w:pPr>
        <w:rPr>
          <w:lang w:val="en-US"/>
        </w:rPr>
      </w:pPr>
      <w:r>
        <w:rPr>
          <w:lang w:val="en-US"/>
        </w:rPr>
        <w:lastRenderedPageBreak/>
        <w:t>Software resources:</w:t>
      </w:r>
    </w:p>
    <w:p w14:paraId="02C3065A" w14:textId="31B4FE4D" w:rsidR="00E176A5" w:rsidRDefault="00E176A5" w:rsidP="003165B0">
      <w:pPr>
        <w:rPr>
          <w:lang w:val="en-US"/>
        </w:rPr>
      </w:pPr>
      <w:r>
        <w:rPr>
          <w:lang w:val="en-US"/>
        </w:rPr>
        <w:t>Elastic SIEM:</w:t>
      </w:r>
      <w:r w:rsidR="004679F0">
        <w:rPr>
          <w:lang w:val="en-US"/>
        </w:rPr>
        <w:t xml:space="preserve"> </w:t>
      </w:r>
      <w:r>
        <w:rPr>
          <w:lang w:val="en-US"/>
        </w:rPr>
        <w:t xml:space="preserve">used for log collection at the </w:t>
      </w:r>
      <w:r w:rsidR="004679F0">
        <w:rPr>
          <w:lang w:val="en-US"/>
        </w:rPr>
        <w:t>cloud-hosted</w:t>
      </w:r>
      <w:r>
        <w:rPr>
          <w:lang w:val="en-US"/>
        </w:rPr>
        <w:t xml:space="preserve"> end device.</w:t>
      </w:r>
    </w:p>
    <w:p w14:paraId="08BB81AB" w14:textId="3FBECEBD" w:rsidR="00E176A5" w:rsidRDefault="00E176A5" w:rsidP="003165B0">
      <w:pPr>
        <w:rPr>
          <w:lang w:val="en-US"/>
        </w:rPr>
      </w:pPr>
      <w:r>
        <w:rPr>
          <w:lang w:val="en-US"/>
        </w:rPr>
        <w:t>Tines: automation platform</w:t>
      </w:r>
    </w:p>
    <w:p w14:paraId="2F4F7F08" w14:textId="35EBF552" w:rsidR="00E176A5" w:rsidRDefault="004679F0" w:rsidP="003165B0">
      <w:pPr>
        <w:rPr>
          <w:lang w:val="en-US"/>
        </w:rPr>
      </w:pPr>
      <w:r>
        <w:rPr>
          <w:lang w:val="en-US"/>
        </w:rPr>
        <w:t>ThreatLocker</w:t>
      </w:r>
      <w:r w:rsidR="00E176A5">
        <w:rPr>
          <w:lang w:val="en-US"/>
        </w:rPr>
        <w:t>: Endpoint security tool for Zero Trust Enforcement and policy simulation</w:t>
      </w:r>
      <w:r w:rsidR="00CA00EC">
        <w:rPr>
          <w:lang w:val="en-US"/>
        </w:rPr>
        <w:t>.</w:t>
      </w:r>
    </w:p>
    <w:p w14:paraId="5F66C134" w14:textId="62BF408D" w:rsidR="00713205" w:rsidRDefault="00CA00EC" w:rsidP="003165B0">
      <w:pPr>
        <w:rPr>
          <w:lang w:val="en-US"/>
        </w:rPr>
      </w:pPr>
      <w:r>
        <w:rPr>
          <w:lang w:val="en-US"/>
        </w:rPr>
        <w:t>AWS Virtual Machine:</w:t>
      </w:r>
      <w:r w:rsidR="004679F0">
        <w:rPr>
          <w:lang w:val="en-US"/>
        </w:rPr>
        <w:t xml:space="preserve"> </w:t>
      </w:r>
      <w:r>
        <w:rPr>
          <w:lang w:val="en-US"/>
        </w:rPr>
        <w:t>AWS</w:t>
      </w:r>
      <w:r w:rsidR="00713205">
        <w:rPr>
          <w:lang w:val="en-US"/>
        </w:rPr>
        <w:t xml:space="preserve"> EC2 instance from AWS free trial </w:t>
      </w:r>
      <w:r w:rsidR="004679F0">
        <w:rPr>
          <w:lang w:val="en-US"/>
        </w:rPr>
        <w:t xml:space="preserve">for </w:t>
      </w:r>
      <w:r w:rsidR="00713205">
        <w:rPr>
          <w:lang w:val="en-US"/>
        </w:rPr>
        <w:t>7 days for cloud access.</w:t>
      </w:r>
    </w:p>
    <w:p w14:paraId="2E8A33BE" w14:textId="77777777" w:rsidR="00713205" w:rsidRDefault="00713205" w:rsidP="003165B0">
      <w:pPr>
        <w:rPr>
          <w:lang w:val="en-US"/>
        </w:rPr>
      </w:pPr>
    </w:p>
    <w:p w14:paraId="3940F392" w14:textId="6013E8FF" w:rsidR="00713205" w:rsidRDefault="00713205" w:rsidP="003165B0">
      <w:pPr>
        <w:rPr>
          <w:lang w:val="en-US"/>
        </w:rPr>
      </w:pPr>
      <w:r>
        <w:rPr>
          <w:lang w:val="en-US"/>
        </w:rPr>
        <w:t>Hardware resources:</w:t>
      </w:r>
    </w:p>
    <w:p w14:paraId="4FEB98D4" w14:textId="7EF9FCA7" w:rsidR="00713205" w:rsidRDefault="00713205" w:rsidP="003165B0">
      <w:pPr>
        <w:rPr>
          <w:lang w:val="en-US"/>
        </w:rPr>
      </w:pPr>
      <w:r>
        <w:rPr>
          <w:lang w:val="en-US"/>
        </w:rPr>
        <w:t>Personal PC</w:t>
      </w:r>
      <w:r w:rsidR="000C470C">
        <w:rPr>
          <w:lang w:val="en-US"/>
        </w:rPr>
        <w:t>:</w:t>
      </w:r>
      <w:r w:rsidR="004679F0">
        <w:rPr>
          <w:lang w:val="en-US"/>
        </w:rPr>
        <w:t xml:space="preserve"> </w:t>
      </w:r>
      <w:r w:rsidR="00CF5853">
        <w:rPr>
          <w:lang w:val="en-US"/>
        </w:rPr>
        <w:t xml:space="preserve">DELL </w:t>
      </w:r>
      <w:r w:rsidR="000C470C">
        <w:rPr>
          <w:lang w:val="en-US"/>
        </w:rPr>
        <w:t xml:space="preserve">16GB RAM </w:t>
      </w:r>
      <w:r w:rsidR="00CF5853">
        <w:rPr>
          <w:lang w:val="en-US"/>
        </w:rPr>
        <w:t xml:space="preserve">/500GB </w:t>
      </w:r>
      <w:r w:rsidR="000C470C">
        <w:rPr>
          <w:lang w:val="en-US"/>
        </w:rPr>
        <w:t xml:space="preserve">AMD AI Ryzen 5 7530U </w:t>
      </w:r>
    </w:p>
    <w:p w14:paraId="70676693" w14:textId="437BD380" w:rsidR="00CF5853" w:rsidRDefault="00CF5853" w:rsidP="003165B0">
      <w:pPr>
        <w:rPr>
          <w:lang w:val="en-US"/>
        </w:rPr>
      </w:pPr>
      <w:r>
        <w:rPr>
          <w:lang w:val="en-US"/>
        </w:rPr>
        <w:t>Internet connectivity</w:t>
      </w:r>
    </w:p>
    <w:p w14:paraId="0BDDE36B" w14:textId="77777777" w:rsidR="00CF5853" w:rsidRDefault="00CF5853" w:rsidP="003165B0">
      <w:pPr>
        <w:rPr>
          <w:lang w:val="en-US"/>
        </w:rPr>
      </w:pPr>
    </w:p>
    <w:p w14:paraId="370CFCD6" w14:textId="5D13C3DB" w:rsidR="00CF5853" w:rsidRDefault="00CF5853" w:rsidP="003165B0">
      <w:pPr>
        <w:rPr>
          <w:lang w:val="en-US"/>
        </w:rPr>
      </w:pPr>
      <w:r>
        <w:rPr>
          <w:lang w:val="en-US"/>
        </w:rPr>
        <w:t>Data and Re</w:t>
      </w:r>
      <w:r w:rsidR="00A965EC">
        <w:rPr>
          <w:lang w:val="en-US"/>
        </w:rPr>
        <w:t>search Resource:</w:t>
      </w:r>
    </w:p>
    <w:p w14:paraId="6C4B00CF" w14:textId="08E2E87C" w:rsidR="00A965EC" w:rsidRDefault="00A965EC" w:rsidP="003165B0">
      <w:pPr>
        <w:rPr>
          <w:lang w:val="en-US"/>
        </w:rPr>
      </w:pPr>
      <w:r>
        <w:rPr>
          <w:lang w:val="en-US"/>
        </w:rPr>
        <w:t xml:space="preserve">Academic papers, Documentation and online </w:t>
      </w:r>
      <w:r w:rsidR="004679F0">
        <w:rPr>
          <w:lang w:val="en-US"/>
        </w:rPr>
        <w:t>resources</w:t>
      </w:r>
    </w:p>
    <w:p w14:paraId="14FD2CEF" w14:textId="2F0E829E" w:rsidR="00A965EC" w:rsidRDefault="00A965EC" w:rsidP="003165B0">
      <w:pPr>
        <w:rPr>
          <w:lang w:val="en-US"/>
        </w:rPr>
      </w:pPr>
      <w:r>
        <w:rPr>
          <w:lang w:val="en-US"/>
        </w:rPr>
        <w:t>University Library</w:t>
      </w:r>
    </w:p>
    <w:p w14:paraId="04E94AB4" w14:textId="2D988B49" w:rsidR="00A965EC" w:rsidRDefault="00E10AE2" w:rsidP="003165B0">
      <w:pPr>
        <w:rPr>
          <w:lang w:val="en-US"/>
        </w:rPr>
      </w:pPr>
      <w:r>
        <w:rPr>
          <w:lang w:val="en-US"/>
        </w:rPr>
        <w:t xml:space="preserve">Access to </w:t>
      </w:r>
      <w:r w:rsidR="00A965EC">
        <w:rPr>
          <w:lang w:val="en-US"/>
        </w:rPr>
        <w:t xml:space="preserve">IEEE </w:t>
      </w:r>
      <w:r>
        <w:rPr>
          <w:lang w:val="en-US"/>
        </w:rPr>
        <w:t xml:space="preserve">using </w:t>
      </w:r>
      <w:r w:rsidR="004679F0">
        <w:rPr>
          <w:lang w:val="en-US"/>
        </w:rPr>
        <w:t xml:space="preserve">the </w:t>
      </w:r>
      <w:r>
        <w:rPr>
          <w:lang w:val="en-US"/>
        </w:rPr>
        <w:t>University Portal</w:t>
      </w:r>
    </w:p>
    <w:p w14:paraId="53E483A4" w14:textId="2FC8E718" w:rsidR="00E10AE2" w:rsidRDefault="00E10AE2" w:rsidP="003165B0">
      <w:pPr>
        <w:rPr>
          <w:lang w:val="en-US"/>
        </w:rPr>
      </w:pPr>
    </w:p>
    <w:p w14:paraId="5EEFF57E" w14:textId="5265CE11" w:rsidR="00E10AE2" w:rsidRDefault="00E10AE2" w:rsidP="003165B0">
      <w:pPr>
        <w:rPr>
          <w:lang w:val="en-US"/>
        </w:rPr>
      </w:pPr>
      <w:r>
        <w:rPr>
          <w:lang w:val="en-US"/>
        </w:rPr>
        <w:t>Potential Issues:</w:t>
      </w:r>
    </w:p>
    <w:p w14:paraId="1E8686E6" w14:textId="2BAE1CAA" w:rsidR="001E7901" w:rsidRDefault="001E7901" w:rsidP="003165B0">
      <w:pPr>
        <w:rPr>
          <w:lang w:val="en-US"/>
        </w:rPr>
      </w:pPr>
      <w:r>
        <w:rPr>
          <w:lang w:val="en-US"/>
        </w:rPr>
        <w:t xml:space="preserve">Any delays in accessing software licenses or </w:t>
      </w:r>
      <w:r w:rsidR="004679F0">
        <w:rPr>
          <w:lang w:val="en-US"/>
        </w:rPr>
        <w:t>updates</w:t>
      </w:r>
      <w:r>
        <w:rPr>
          <w:lang w:val="en-US"/>
        </w:rPr>
        <w:t xml:space="preserve"> will be managed by using trial or educational accounts</w:t>
      </w:r>
      <w:r w:rsidR="009F21BC">
        <w:rPr>
          <w:lang w:val="en-US"/>
        </w:rPr>
        <w:t>.</w:t>
      </w:r>
    </w:p>
    <w:p w14:paraId="442A2C4D" w14:textId="77777777" w:rsidR="009F21BC" w:rsidRDefault="009F21BC" w:rsidP="003165B0">
      <w:pPr>
        <w:rPr>
          <w:lang w:val="en-US"/>
        </w:rPr>
      </w:pPr>
    </w:p>
    <w:p w14:paraId="0F40E9FE" w14:textId="3E30010D" w:rsidR="009F21BC" w:rsidRPr="003C5F14" w:rsidRDefault="000A46FD" w:rsidP="003165B0">
      <w:pPr>
        <w:rPr>
          <w:b/>
          <w:bCs/>
          <w:sz w:val="32"/>
          <w:szCs w:val="32"/>
          <w:lang w:val="en-US"/>
        </w:rPr>
      </w:pPr>
      <w:r w:rsidRPr="003C5F14">
        <w:rPr>
          <w:b/>
          <w:bCs/>
          <w:sz w:val="32"/>
          <w:szCs w:val="32"/>
          <w:lang w:val="en-US"/>
        </w:rPr>
        <w:t>5. Critical Factors</w:t>
      </w:r>
    </w:p>
    <w:p w14:paraId="21E29165" w14:textId="475C2B34" w:rsidR="000A46FD" w:rsidRPr="004C326D" w:rsidRDefault="000A46FD" w:rsidP="004C326D">
      <w:pPr>
        <w:pStyle w:val="ListParagraph"/>
        <w:numPr>
          <w:ilvl w:val="0"/>
          <w:numId w:val="17"/>
        </w:numPr>
        <w:rPr>
          <w:lang w:val="en-US"/>
        </w:rPr>
      </w:pPr>
      <w:r w:rsidRPr="004C326D">
        <w:rPr>
          <w:lang w:val="en-US"/>
        </w:rPr>
        <w:t>Availability of software platforms</w:t>
      </w:r>
    </w:p>
    <w:p w14:paraId="2CFA2DA1" w14:textId="5F5F9003" w:rsidR="000A46FD" w:rsidRPr="004C326D" w:rsidRDefault="000A46FD" w:rsidP="004C326D">
      <w:pPr>
        <w:pStyle w:val="ListParagraph"/>
        <w:numPr>
          <w:ilvl w:val="0"/>
          <w:numId w:val="17"/>
        </w:numPr>
        <w:rPr>
          <w:lang w:val="en-US"/>
        </w:rPr>
      </w:pPr>
      <w:r w:rsidRPr="004C326D">
        <w:rPr>
          <w:lang w:val="en-US"/>
        </w:rPr>
        <w:t>Functional virtual lab environment</w:t>
      </w:r>
    </w:p>
    <w:p w14:paraId="4AE102E3" w14:textId="7573732E" w:rsidR="000A46FD" w:rsidRPr="004C326D" w:rsidRDefault="000A46FD" w:rsidP="004C326D">
      <w:pPr>
        <w:pStyle w:val="ListParagraph"/>
        <w:numPr>
          <w:ilvl w:val="0"/>
          <w:numId w:val="17"/>
        </w:numPr>
        <w:rPr>
          <w:lang w:val="en-US"/>
        </w:rPr>
      </w:pPr>
      <w:r w:rsidRPr="004C326D">
        <w:rPr>
          <w:lang w:val="en-US"/>
        </w:rPr>
        <w:t xml:space="preserve">Access to research documentation </w:t>
      </w:r>
    </w:p>
    <w:p w14:paraId="25C84204" w14:textId="200AA8F7" w:rsidR="000A46FD" w:rsidRDefault="000A46FD" w:rsidP="004C326D">
      <w:pPr>
        <w:pStyle w:val="ListParagraph"/>
        <w:numPr>
          <w:ilvl w:val="0"/>
          <w:numId w:val="17"/>
        </w:numPr>
        <w:rPr>
          <w:lang w:val="en-US"/>
        </w:rPr>
      </w:pPr>
      <w:r w:rsidRPr="004C326D">
        <w:rPr>
          <w:lang w:val="en-US"/>
        </w:rPr>
        <w:t>Supervisor Guidance</w:t>
      </w:r>
    </w:p>
    <w:p w14:paraId="74AF403D" w14:textId="77777777" w:rsidR="00E10AE2" w:rsidRDefault="00E10AE2" w:rsidP="003165B0">
      <w:pPr>
        <w:rPr>
          <w:lang w:val="en-US"/>
        </w:rPr>
      </w:pPr>
    </w:p>
    <w:p w14:paraId="4CFD18F9" w14:textId="77777777" w:rsidR="00244DC5" w:rsidRDefault="004C326D" w:rsidP="003165B0">
      <w:pPr>
        <w:rPr>
          <w:lang w:val="en-US"/>
        </w:rPr>
      </w:pPr>
      <w:r>
        <w:rPr>
          <w:lang w:val="en-US"/>
        </w:rPr>
        <w:t xml:space="preserve">Potential Risks </w:t>
      </w:r>
    </w:p>
    <w:p w14:paraId="231E19E8" w14:textId="77777777" w:rsidR="000808CF" w:rsidRPr="000808CF" w:rsidRDefault="000808CF" w:rsidP="000808CF">
      <w:r w:rsidRPr="000808CF">
        <w:t xml:space="preserve">If cloud environments experience service outages, there may be significant delays in testing automation workflows, which is likely to pose a medium level of risk. </w:t>
      </w:r>
    </w:p>
    <w:p w14:paraId="71CDD425" w14:textId="518E8225" w:rsidR="000808CF" w:rsidRPr="000808CF" w:rsidRDefault="000808CF" w:rsidP="000808CF">
      <w:r w:rsidRPr="000808CF">
        <w:lastRenderedPageBreak/>
        <w:t xml:space="preserve">Software licensing issues may hinder </w:t>
      </w:r>
      <w:r w:rsidR="004679F0">
        <w:t xml:space="preserve">the </w:t>
      </w:r>
      <w:r w:rsidRPr="000808CF">
        <w:t>testing of certain features that are likely to pose low risk.</w:t>
      </w:r>
    </w:p>
    <w:p w14:paraId="1EEE40B8" w14:textId="489BBE26" w:rsidR="00594DD8" w:rsidRDefault="00594DD8" w:rsidP="003165B0">
      <w:pPr>
        <w:rPr>
          <w:lang w:val="en-US"/>
        </w:rPr>
      </w:pPr>
      <w:r>
        <w:rPr>
          <w:lang w:val="en-US"/>
        </w:rPr>
        <w:t xml:space="preserve">Lack of supervisor availability </w:t>
      </w:r>
      <w:r w:rsidR="00244DC5">
        <w:rPr>
          <w:lang w:val="en-US"/>
        </w:rPr>
        <w:t xml:space="preserve">would prevent accurate guidance </w:t>
      </w:r>
    </w:p>
    <w:p w14:paraId="31BE55EF" w14:textId="6A7270B6" w:rsidR="000808CF" w:rsidRDefault="005D3763" w:rsidP="000808CF">
      <w:r>
        <w:rPr>
          <w:lang w:val="en-US"/>
        </w:rPr>
        <w:t>Access to research material could slow progress</w:t>
      </w:r>
      <w:r w:rsidR="000808CF" w:rsidRPr="000808CF">
        <w:t>, which is likely to involve minimal risk.</w:t>
      </w:r>
    </w:p>
    <w:p w14:paraId="3EA664BB" w14:textId="77777777" w:rsidR="005465C3" w:rsidRDefault="005465C3" w:rsidP="000808CF"/>
    <w:p w14:paraId="6311DFB2" w14:textId="500FDD9A" w:rsidR="000F2294" w:rsidRPr="003C5F14" w:rsidRDefault="005465C3" w:rsidP="003165B0">
      <w:pPr>
        <w:rPr>
          <w:b/>
          <w:bCs/>
          <w:sz w:val="32"/>
          <w:szCs w:val="32"/>
        </w:rPr>
      </w:pPr>
      <w:r w:rsidRPr="003C5F14">
        <w:rPr>
          <w:b/>
          <w:bCs/>
          <w:sz w:val="32"/>
          <w:szCs w:val="32"/>
        </w:rPr>
        <w:t xml:space="preserve">6. Schedule </w:t>
      </w:r>
    </w:p>
    <w:tbl>
      <w:tblPr>
        <w:tblStyle w:val="TableGrid"/>
        <w:tblW w:w="9772" w:type="dxa"/>
        <w:tblLook w:val="04A0" w:firstRow="1" w:lastRow="0" w:firstColumn="1" w:lastColumn="0" w:noHBand="0" w:noVBand="1"/>
      </w:tblPr>
      <w:tblGrid>
        <w:gridCol w:w="936"/>
        <w:gridCol w:w="2320"/>
        <w:gridCol w:w="4990"/>
        <w:gridCol w:w="1304"/>
        <w:gridCol w:w="222"/>
      </w:tblGrid>
      <w:tr w:rsidR="005465C3" w14:paraId="53C8A869" w14:textId="77777777" w:rsidTr="00A66F1B">
        <w:trPr>
          <w:trHeight w:val="796"/>
        </w:trPr>
        <w:tc>
          <w:tcPr>
            <w:tcW w:w="0" w:type="auto"/>
          </w:tcPr>
          <w:p w14:paraId="52F0F23B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TaskID</w:t>
            </w:r>
          </w:p>
        </w:tc>
        <w:tc>
          <w:tcPr>
            <w:tcW w:w="0" w:type="auto"/>
          </w:tcPr>
          <w:p w14:paraId="0089AA90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Task Name </w:t>
            </w:r>
          </w:p>
        </w:tc>
        <w:tc>
          <w:tcPr>
            <w:tcW w:w="0" w:type="auto"/>
          </w:tcPr>
          <w:p w14:paraId="3C6103B8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</w:tcPr>
          <w:p w14:paraId="70D88687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Duration (Hours)</w:t>
            </w:r>
          </w:p>
        </w:tc>
        <w:tc>
          <w:tcPr>
            <w:tcW w:w="0" w:type="auto"/>
          </w:tcPr>
          <w:p w14:paraId="3DADE8CC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465C3" w14:paraId="5FF526D7" w14:textId="77777777" w:rsidTr="00A66F1B">
        <w:trPr>
          <w:trHeight w:val="777"/>
        </w:trPr>
        <w:tc>
          <w:tcPr>
            <w:tcW w:w="0" w:type="auto"/>
          </w:tcPr>
          <w:p w14:paraId="53F196DD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Task1</w:t>
            </w:r>
          </w:p>
        </w:tc>
        <w:tc>
          <w:tcPr>
            <w:tcW w:w="0" w:type="auto"/>
          </w:tcPr>
          <w:p w14:paraId="76358A80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Literature Review</w:t>
            </w:r>
          </w:p>
        </w:tc>
        <w:tc>
          <w:tcPr>
            <w:tcW w:w="0" w:type="auto"/>
          </w:tcPr>
          <w:p w14:paraId="7F0F581E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Review IEEE papers on Zero Trust Architecture, ML-Based Trust management, Threats in Elastic SIEM, Threatlocker guidelines and workflow automation</w:t>
            </w:r>
          </w:p>
        </w:tc>
        <w:tc>
          <w:tcPr>
            <w:tcW w:w="0" w:type="auto"/>
          </w:tcPr>
          <w:p w14:paraId="0AB46E6A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</w:tcPr>
          <w:p w14:paraId="46FC8132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465C3" w14:paraId="3D09283A" w14:textId="77777777" w:rsidTr="00A66F1B">
        <w:trPr>
          <w:trHeight w:val="195"/>
        </w:trPr>
        <w:tc>
          <w:tcPr>
            <w:tcW w:w="0" w:type="auto"/>
          </w:tcPr>
          <w:p w14:paraId="5ADFF17A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Task2</w:t>
            </w:r>
          </w:p>
        </w:tc>
        <w:tc>
          <w:tcPr>
            <w:tcW w:w="0" w:type="auto"/>
          </w:tcPr>
          <w:p w14:paraId="5C3FBA52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Requirement &amp; Architectural Design</w:t>
            </w:r>
          </w:p>
        </w:tc>
        <w:tc>
          <w:tcPr>
            <w:tcW w:w="0" w:type="auto"/>
          </w:tcPr>
          <w:p w14:paraId="13DBD64D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Defining SOC Architecture by integrating SIEM, Tines Automation and Threatlocker Zero Trust endpoint controls</w:t>
            </w:r>
          </w:p>
        </w:tc>
        <w:tc>
          <w:tcPr>
            <w:tcW w:w="0" w:type="auto"/>
          </w:tcPr>
          <w:p w14:paraId="73B8FAC5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</w:tcPr>
          <w:p w14:paraId="1A795D9E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465C3" w14:paraId="41587B98" w14:textId="77777777" w:rsidTr="00A66F1B">
        <w:trPr>
          <w:trHeight w:val="195"/>
        </w:trPr>
        <w:tc>
          <w:tcPr>
            <w:tcW w:w="0" w:type="auto"/>
          </w:tcPr>
          <w:p w14:paraId="23590AE5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Task3</w:t>
            </w:r>
          </w:p>
        </w:tc>
        <w:tc>
          <w:tcPr>
            <w:tcW w:w="0" w:type="auto"/>
          </w:tcPr>
          <w:p w14:paraId="2A03B428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AWS Environment Setup</w:t>
            </w:r>
          </w:p>
        </w:tc>
        <w:tc>
          <w:tcPr>
            <w:tcW w:w="0" w:type="auto"/>
          </w:tcPr>
          <w:p w14:paraId="6B232883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Deploying Windows Server 2022 on an AWS EC2 instance, configure networking, access control and baseline security</w:t>
            </w:r>
          </w:p>
        </w:tc>
        <w:tc>
          <w:tcPr>
            <w:tcW w:w="0" w:type="auto"/>
          </w:tcPr>
          <w:p w14:paraId="3ED61C75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</w:tcPr>
          <w:p w14:paraId="370E7984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465C3" w14:paraId="23A79A3A" w14:textId="77777777" w:rsidTr="00A66F1B">
        <w:trPr>
          <w:trHeight w:val="195"/>
        </w:trPr>
        <w:tc>
          <w:tcPr>
            <w:tcW w:w="0" w:type="auto"/>
          </w:tcPr>
          <w:p w14:paraId="7A8A4A5C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Task4</w:t>
            </w:r>
          </w:p>
        </w:tc>
        <w:tc>
          <w:tcPr>
            <w:tcW w:w="0" w:type="auto"/>
          </w:tcPr>
          <w:p w14:paraId="2653AAF4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Elastic SIEM Deployment</w:t>
            </w:r>
          </w:p>
        </w:tc>
        <w:tc>
          <w:tcPr>
            <w:tcW w:w="0" w:type="auto"/>
          </w:tcPr>
          <w:p w14:paraId="72D20C1C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Install Elastic Agent, configure Elastic Defend log ingestion and SIEM dashboards</w:t>
            </w:r>
          </w:p>
        </w:tc>
        <w:tc>
          <w:tcPr>
            <w:tcW w:w="0" w:type="auto"/>
          </w:tcPr>
          <w:p w14:paraId="7F277438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</w:tcPr>
          <w:p w14:paraId="27A297D5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465C3" w14:paraId="434771A3" w14:textId="77777777" w:rsidTr="00A66F1B">
        <w:trPr>
          <w:trHeight w:val="195"/>
        </w:trPr>
        <w:tc>
          <w:tcPr>
            <w:tcW w:w="0" w:type="auto"/>
          </w:tcPr>
          <w:p w14:paraId="6FD4605C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Task5</w:t>
            </w:r>
          </w:p>
        </w:tc>
        <w:tc>
          <w:tcPr>
            <w:tcW w:w="0" w:type="auto"/>
          </w:tcPr>
          <w:p w14:paraId="41819997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Detection Rule Creation</w:t>
            </w:r>
          </w:p>
        </w:tc>
        <w:tc>
          <w:tcPr>
            <w:tcW w:w="0" w:type="auto"/>
          </w:tcPr>
          <w:p w14:paraId="23EE0C8D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Develop and test Elastic SIEM detection rules for administrative and suspicious activities </w:t>
            </w:r>
          </w:p>
        </w:tc>
        <w:tc>
          <w:tcPr>
            <w:tcW w:w="0" w:type="auto"/>
          </w:tcPr>
          <w:p w14:paraId="7E6436C4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</w:tcPr>
          <w:p w14:paraId="6595EA39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465C3" w14:paraId="3FDBC2A6" w14:textId="77777777" w:rsidTr="00A66F1B">
        <w:trPr>
          <w:trHeight w:val="195"/>
        </w:trPr>
        <w:tc>
          <w:tcPr>
            <w:tcW w:w="0" w:type="auto"/>
          </w:tcPr>
          <w:p w14:paraId="26DF4765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Task6</w:t>
            </w:r>
          </w:p>
        </w:tc>
        <w:tc>
          <w:tcPr>
            <w:tcW w:w="0" w:type="auto"/>
          </w:tcPr>
          <w:p w14:paraId="5EC2A49D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Tines Automation Integration </w:t>
            </w:r>
          </w:p>
        </w:tc>
        <w:tc>
          <w:tcPr>
            <w:tcW w:w="0" w:type="auto"/>
          </w:tcPr>
          <w:p w14:paraId="6C31FA57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Configure webhook, AI summarisation email alert workflows</w:t>
            </w:r>
          </w:p>
        </w:tc>
        <w:tc>
          <w:tcPr>
            <w:tcW w:w="0" w:type="auto"/>
          </w:tcPr>
          <w:p w14:paraId="545DDD9B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</w:tcPr>
          <w:p w14:paraId="300B62D8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465C3" w14:paraId="3E44E1AE" w14:textId="77777777" w:rsidTr="00A66F1B">
        <w:trPr>
          <w:trHeight w:val="195"/>
        </w:trPr>
        <w:tc>
          <w:tcPr>
            <w:tcW w:w="0" w:type="auto"/>
          </w:tcPr>
          <w:p w14:paraId="6CC72D66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Task7</w:t>
            </w:r>
          </w:p>
        </w:tc>
        <w:tc>
          <w:tcPr>
            <w:tcW w:w="0" w:type="auto"/>
          </w:tcPr>
          <w:p w14:paraId="30258CC1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Threatlocker Deployment </w:t>
            </w:r>
          </w:p>
        </w:tc>
        <w:tc>
          <w:tcPr>
            <w:tcW w:w="0" w:type="auto"/>
          </w:tcPr>
          <w:p w14:paraId="2B9594C4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Install Threatlocker agent, baseline learning mode, default-deny policies and application allowlisting</w:t>
            </w:r>
          </w:p>
        </w:tc>
        <w:tc>
          <w:tcPr>
            <w:tcW w:w="0" w:type="auto"/>
          </w:tcPr>
          <w:p w14:paraId="2478F613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</w:tcPr>
          <w:p w14:paraId="4F850CB2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465C3" w14:paraId="6E55154A" w14:textId="77777777" w:rsidTr="00A66F1B">
        <w:trPr>
          <w:trHeight w:val="195"/>
        </w:trPr>
        <w:tc>
          <w:tcPr>
            <w:tcW w:w="0" w:type="auto"/>
          </w:tcPr>
          <w:p w14:paraId="7392A1F4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Task8</w:t>
            </w:r>
          </w:p>
        </w:tc>
        <w:tc>
          <w:tcPr>
            <w:tcW w:w="0" w:type="auto"/>
          </w:tcPr>
          <w:p w14:paraId="5B5C145C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Attack Simulation (Detection Scenario)</w:t>
            </w:r>
          </w:p>
        </w:tc>
        <w:tc>
          <w:tcPr>
            <w:tcW w:w="0" w:type="auto"/>
          </w:tcPr>
          <w:p w14:paraId="7685FE09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Simulate admin logs and security events to validate SIEM+Tines workflow</w:t>
            </w:r>
          </w:p>
        </w:tc>
        <w:tc>
          <w:tcPr>
            <w:tcW w:w="0" w:type="auto"/>
          </w:tcPr>
          <w:p w14:paraId="0D6F9FB3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</w:tcPr>
          <w:p w14:paraId="0E4E5665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465C3" w14:paraId="0DB40A22" w14:textId="77777777" w:rsidTr="00A66F1B">
        <w:trPr>
          <w:trHeight w:val="195"/>
        </w:trPr>
        <w:tc>
          <w:tcPr>
            <w:tcW w:w="0" w:type="auto"/>
          </w:tcPr>
          <w:p w14:paraId="511EA55A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Task9</w:t>
            </w:r>
          </w:p>
        </w:tc>
        <w:tc>
          <w:tcPr>
            <w:tcW w:w="0" w:type="auto"/>
          </w:tcPr>
          <w:p w14:paraId="1FBA5613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Attack Simulation (Detection Failure Scenario)</w:t>
            </w:r>
          </w:p>
        </w:tc>
        <w:tc>
          <w:tcPr>
            <w:tcW w:w="0" w:type="auto"/>
          </w:tcPr>
          <w:p w14:paraId="4A84CB5A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Simulate a phishing or malicious execution that bypasses SIEM detection</w:t>
            </w:r>
          </w:p>
        </w:tc>
        <w:tc>
          <w:tcPr>
            <w:tcW w:w="0" w:type="auto"/>
          </w:tcPr>
          <w:p w14:paraId="637A1B3A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</w:tcPr>
          <w:p w14:paraId="5E73709C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465C3" w14:paraId="4F332038" w14:textId="77777777" w:rsidTr="00A66F1B">
        <w:trPr>
          <w:trHeight w:val="1971"/>
        </w:trPr>
        <w:tc>
          <w:tcPr>
            <w:tcW w:w="0" w:type="auto"/>
          </w:tcPr>
          <w:p w14:paraId="4EF57EB0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Task 10 </w:t>
            </w:r>
          </w:p>
        </w:tc>
        <w:tc>
          <w:tcPr>
            <w:tcW w:w="0" w:type="auto"/>
          </w:tcPr>
          <w:p w14:paraId="3B09F297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Comparative analysis and review of results</w:t>
            </w:r>
          </w:p>
        </w:tc>
        <w:tc>
          <w:tcPr>
            <w:tcW w:w="0" w:type="auto"/>
          </w:tcPr>
          <w:p w14:paraId="07AC5DBB" w14:textId="348F5478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Compare visibility-based security vs enforcement-based Zero Trust outcomes, write a methodological analysis and proofread from a </w:t>
            </w:r>
            <w:r w:rsidR="004679F0">
              <w:rPr>
                <w:rFonts w:eastAsia="Times New Roman" w:cs="Times New Roman"/>
                <w:kern w:val="0"/>
                <w:lang w:eastAsia="en-IN"/>
                <w14:ligatures w14:val="none"/>
              </w:rPr>
              <w:t>supervisor's</w:t>
            </w: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feedback</w:t>
            </w:r>
          </w:p>
        </w:tc>
        <w:tc>
          <w:tcPr>
            <w:tcW w:w="0" w:type="auto"/>
          </w:tcPr>
          <w:p w14:paraId="7A947E5C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</w:tcPr>
          <w:p w14:paraId="2DC08ECD" w14:textId="77777777" w:rsidR="005465C3" w:rsidRDefault="005465C3" w:rsidP="00A66F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40853FE4" w14:textId="77777777" w:rsidR="005465C3" w:rsidRDefault="005465C3" w:rsidP="003165B0"/>
    <w:p w14:paraId="209E0135" w14:textId="77777777" w:rsidR="003C5F14" w:rsidRDefault="003C5F14" w:rsidP="003165B0"/>
    <w:p w14:paraId="091057F5" w14:textId="77777777" w:rsidR="003C5F14" w:rsidRDefault="003C5F14" w:rsidP="003165B0"/>
    <w:p w14:paraId="669C4B59" w14:textId="77777777" w:rsidR="003C5F14" w:rsidRDefault="003C5F14" w:rsidP="003165B0"/>
    <w:p w14:paraId="4322763F" w14:textId="77777777" w:rsidR="003C5F14" w:rsidRDefault="003C5F14" w:rsidP="003165B0"/>
    <w:p w14:paraId="3BC47FE2" w14:textId="77777777" w:rsidR="003C5F14" w:rsidRDefault="003C5F14" w:rsidP="003165B0"/>
    <w:p w14:paraId="2880F6B1" w14:textId="77777777" w:rsidR="003C5F14" w:rsidRDefault="003C5F14" w:rsidP="003165B0"/>
    <w:p w14:paraId="5C76C8A6" w14:textId="77777777" w:rsidR="003C5F14" w:rsidRDefault="003C5F14" w:rsidP="003165B0"/>
    <w:p w14:paraId="1395FF65" w14:textId="77777777" w:rsidR="003C5F14" w:rsidRDefault="003C5F14" w:rsidP="003165B0"/>
    <w:p w14:paraId="74330158" w14:textId="77777777" w:rsidR="003C5F14" w:rsidRDefault="003C5F14" w:rsidP="003165B0"/>
    <w:p w14:paraId="76AB4351" w14:textId="77777777" w:rsidR="003C5F14" w:rsidRDefault="003C5F14" w:rsidP="003165B0"/>
    <w:p w14:paraId="49C8D467" w14:textId="77777777" w:rsidR="003C5F14" w:rsidRDefault="003C5F14" w:rsidP="003165B0"/>
    <w:p w14:paraId="3653F3A8" w14:textId="03E71A01" w:rsidR="003C5F14" w:rsidRDefault="003C5F14" w:rsidP="003165B0"/>
    <w:p w14:paraId="480C354D" w14:textId="77777777" w:rsidR="003C5F14" w:rsidRPr="003C5F14" w:rsidRDefault="003C5F14" w:rsidP="003165B0">
      <w:pPr>
        <w:rPr>
          <w:b/>
          <w:bCs/>
          <w:sz w:val="32"/>
          <w:szCs w:val="32"/>
        </w:rPr>
      </w:pPr>
    </w:p>
    <w:p w14:paraId="3757AE7F" w14:textId="6B5E13A4" w:rsidR="000F2294" w:rsidRPr="003C5F14" w:rsidRDefault="003C5F14" w:rsidP="003165B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7</w:t>
      </w:r>
      <w:r w:rsidR="000F2F9A">
        <w:rPr>
          <w:b/>
          <w:bCs/>
          <w:sz w:val="32"/>
          <w:szCs w:val="32"/>
          <w:lang w:val="en-US"/>
        </w:rPr>
        <w:t>)</w:t>
      </w:r>
      <w:ins w:id="3" w:author="Microsoft Word" w:date="2026-04-16T15:45:00Z" w16du:dateUtc="2026-04-16T14:45:00Z">
        <w:r>
          <w:rPr>
            <w:b/>
            <w:bCs/>
            <w:sz w:val="32"/>
            <w:szCs w:val="32"/>
            <w:lang w:val="en-US"/>
          </w:rPr>
          <w:t>.</w:t>
        </w:r>
      </w:ins>
      <w:r>
        <w:rPr>
          <w:b/>
          <w:bCs/>
          <w:sz w:val="32"/>
          <w:szCs w:val="32"/>
          <w:lang w:val="en-US"/>
        </w:rPr>
        <w:t xml:space="preserve"> </w:t>
      </w:r>
      <w:r w:rsidR="000F2294" w:rsidRPr="003C5F14">
        <w:rPr>
          <w:b/>
          <w:bCs/>
          <w:sz w:val="32"/>
          <w:szCs w:val="32"/>
          <w:lang w:val="en-US"/>
        </w:rPr>
        <w:t xml:space="preserve">References </w:t>
      </w:r>
    </w:p>
    <w:p w14:paraId="711AF4B9" w14:textId="77777777" w:rsidR="009855BD" w:rsidRPr="009855BD" w:rsidRDefault="009855BD" w:rsidP="009855BD">
      <w:r w:rsidRPr="009855BD">
        <w:t xml:space="preserve">Anupa, J., and K. Chandra Sekaran. “Cloud Workflow and Security: A Survey.” </w:t>
      </w:r>
      <w:r w:rsidRPr="009855BD">
        <w:rPr>
          <w:i/>
          <w:iCs/>
        </w:rPr>
        <w:t>2014 International Conference on Advances in Computing, Communications and Informatics (ICACCI)</w:t>
      </w:r>
      <w:r w:rsidRPr="009855BD">
        <w:t>, Sept. 2014, pp. 1598–1607, ieeexplore.ieee.org/document/6968496, https://doi.org/10.1109/icacci.2014.6968496. Accessed 7 Jan. 2026.</w:t>
      </w:r>
    </w:p>
    <w:p w14:paraId="322B4941" w14:textId="77777777" w:rsidR="009855BD" w:rsidRPr="009855BD" w:rsidRDefault="009855BD" w:rsidP="009855BD">
      <w:r w:rsidRPr="009855BD">
        <w:t xml:space="preserve">Chyun Horng Chi, et al. </w:t>
      </w:r>
      <w:r w:rsidRPr="009855BD">
        <w:rPr>
          <w:i/>
          <w:iCs/>
        </w:rPr>
        <w:t>Intelligent-Based SIEM Security Email Alert</w:t>
      </w:r>
      <w:r w:rsidRPr="009855BD">
        <w:t>. 23 Aug. 2023, https://doi.org/10.1109/icoict58202.2023.10262562.</w:t>
      </w:r>
    </w:p>
    <w:p w14:paraId="41A619C1" w14:textId="50242C70" w:rsidR="009855BD" w:rsidRPr="009855BD" w:rsidRDefault="009855BD" w:rsidP="009855BD">
      <w:r w:rsidRPr="009855BD">
        <w:t xml:space="preserve">Narayan, Yogendra, et al. </w:t>
      </w:r>
      <w:r w:rsidRPr="009855BD">
        <w:rPr>
          <w:i/>
          <w:iCs/>
        </w:rPr>
        <w:t>Strengthening Network Security through the Implementation of AI-Driven Automated Incident Response Systems</w:t>
      </w:r>
      <w:r w:rsidRPr="009855BD">
        <w:t>. 18 Sept. 2025, pp. 1–5, ieeexplore.ieee.org/document/11233253, https://doi.org/10.1109/icccnp63914.2025.11233253. Accessed 7 Jan. 2026.</w:t>
      </w:r>
    </w:p>
    <w:p w14:paraId="1DCFD67C" w14:textId="77777777" w:rsidR="009855BD" w:rsidRPr="009855BD" w:rsidRDefault="009855BD" w:rsidP="009855BD">
      <w:r w:rsidRPr="009855BD">
        <w:t xml:space="preserve">Sorn, Jacob, et al. </w:t>
      </w:r>
      <w:r w:rsidRPr="009855BD">
        <w:rPr>
          <w:i/>
          <w:iCs/>
        </w:rPr>
        <w:t>Exploring the CAM4 Data Breach: Security Vulnerabilities and Response Strategies</w:t>
      </w:r>
      <w:r w:rsidRPr="009855BD">
        <w:t>.</w:t>
      </w:r>
    </w:p>
    <w:p w14:paraId="49641AD4" w14:textId="77777777" w:rsidR="009855BD" w:rsidRPr="009855BD" w:rsidRDefault="009855BD" w:rsidP="009855BD">
      <w:r w:rsidRPr="009855BD">
        <w:t xml:space="preserve">Threatlocker. “Zero Trust Endpoint Security | ThreatLocker, Inc.” </w:t>
      </w:r>
      <w:r w:rsidRPr="009855BD">
        <w:rPr>
          <w:i/>
          <w:iCs/>
        </w:rPr>
        <w:t>Www.threatlocker.com</w:t>
      </w:r>
      <w:r w:rsidRPr="009855BD">
        <w:t>, www.threatlocker.com/.</w:t>
      </w:r>
    </w:p>
    <w:p w14:paraId="75C5BB74" w14:textId="77777777" w:rsidR="009855BD" w:rsidRPr="009855BD" w:rsidRDefault="009855BD" w:rsidP="009855BD">
      <w:r w:rsidRPr="009855BD">
        <w:t xml:space="preserve">University, Threatlocker. “Loading.” </w:t>
      </w:r>
      <w:r w:rsidRPr="009855BD">
        <w:rPr>
          <w:i/>
          <w:iCs/>
        </w:rPr>
        <w:t>Docebosaas.com</w:t>
      </w:r>
      <w:r w:rsidRPr="009855BD">
        <w:t>, 2026, threatlocker.docebosaas.com/learn. Accessed 7 Jan. 2026.</w:t>
      </w:r>
    </w:p>
    <w:p w14:paraId="1569AE54" w14:textId="77777777" w:rsidR="009855BD" w:rsidRPr="009855BD" w:rsidRDefault="009855BD" w:rsidP="009855BD">
      <w:r w:rsidRPr="009855BD">
        <w:lastRenderedPageBreak/>
        <w:t xml:space="preserve">Wei, Yu Chih, and Tak Wai Yu. “Zero Trust Framework in Financial Sector: The Handling of Machine Learning Based Trust Management.” </w:t>
      </w:r>
      <w:r w:rsidRPr="009855BD">
        <w:rPr>
          <w:i/>
          <w:iCs/>
        </w:rPr>
        <w:t>IEEE Xplore</w:t>
      </w:r>
      <w:r w:rsidRPr="009855BD">
        <w:t>, 1 July 2023, ieeexplore.ieee.org/document/10226959.</w:t>
      </w:r>
    </w:p>
    <w:p w14:paraId="0694F221" w14:textId="77777777" w:rsidR="000F2294" w:rsidRPr="00DF52FD" w:rsidRDefault="000F2294" w:rsidP="009855BD">
      <w:pPr>
        <w:rPr>
          <w:lang w:val="en-US"/>
        </w:rPr>
      </w:pPr>
    </w:p>
    <w:sectPr w:rsidR="000F2294" w:rsidRPr="00DF5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2EB"/>
    <w:multiLevelType w:val="hybridMultilevel"/>
    <w:tmpl w:val="7F50C122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06452AD6"/>
    <w:multiLevelType w:val="multilevel"/>
    <w:tmpl w:val="02B6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C6318"/>
    <w:multiLevelType w:val="hybridMultilevel"/>
    <w:tmpl w:val="97481F84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3" w15:restartNumberingAfterBreak="0">
    <w:nsid w:val="2873754A"/>
    <w:multiLevelType w:val="hybridMultilevel"/>
    <w:tmpl w:val="CF6AB5AA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4" w15:restartNumberingAfterBreak="0">
    <w:nsid w:val="2B0057EC"/>
    <w:multiLevelType w:val="hybridMultilevel"/>
    <w:tmpl w:val="7104218E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5" w15:restartNumberingAfterBreak="0">
    <w:nsid w:val="3E54623B"/>
    <w:multiLevelType w:val="hybridMultilevel"/>
    <w:tmpl w:val="8B1AEEE4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6" w15:restartNumberingAfterBreak="0">
    <w:nsid w:val="3FE90826"/>
    <w:multiLevelType w:val="multilevel"/>
    <w:tmpl w:val="ACA4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D4E10"/>
    <w:multiLevelType w:val="hybridMultilevel"/>
    <w:tmpl w:val="F9A02758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8" w15:restartNumberingAfterBreak="0">
    <w:nsid w:val="496C7E76"/>
    <w:multiLevelType w:val="hybridMultilevel"/>
    <w:tmpl w:val="70F4E33C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D62C1"/>
    <w:multiLevelType w:val="hybridMultilevel"/>
    <w:tmpl w:val="5A528160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0" w15:restartNumberingAfterBreak="0">
    <w:nsid w:val="4A322783"/>
    <w:multiLevelType w:val="hybridMultilevel"/>
    <w:tmpl w:val="22685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0A50F8"/>
    <w:multiLevelType w:val="hybridMultilevel"/>
    <w:tmpl w:val="0946467C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2" w15:restartNumberingAfterBreak="0">
    <w:nsid w:val="6289777C"/>
    <w:multiLevelType w:val="hybridMultilevel"/>
    <w:tmpl w:val="66A0A178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62D83EF9"/>
    <w:multiLevelType w:val="hybridMultilevel"/>
    <w:tmpl w:val="3752C72C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4" w15:restartNumberingAfterBreak="0">
    <w:nsid w:val="64D74980"/>
    <w:multiLevelType w:val="multilevel"/>
    <w:tmpl w:val="CBA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308A7"/>
    <w:multiLevelType w:val="hybridMultilevel"/>
    <w:tmpl w:val="4B16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B6D85"/>
    <w:multiLevelType w:val="hybridMultilevel"/>
    <w:tmpl w:val="F9AA843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C0D87"/>
    <w:multiLevelType w:val="hybridMultilevel"/>
    <w:tmpl w:val="64DA6B6C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8" w15:restartNumberingAfterBreak="0">
    <w:nsid w:val="758371C3"/>
    <w:multiLevelType w:val="hybridMultilevel"/>
    <w:tmpl w:val="12E65130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9" w15:restartNumberingAfterBreak="0">
    <w:nsid w:val="76916383"/>
    <w:multiLevelType w:val="multilevel"/>
    <w:tmpl w:val="C11E28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407217809">
    <w:abstractNumId w:val="14"/>
  </w:num>
  <w:num w:numId="2" w16cid:durableId="893009750">
    <w:abstractNumId w:val="6"/>
  </w:num>
  <w:num w:numId="3" w16cid:durableId="892152667">
    <w:abstractNumId w:val="1"/>
  </w:num>
  <w:num w:numId="4" w16cid:durableId="1520848296">
    <w:abstractNumId w:val="19"/>
  </w:num>
  <w:num w:numId="5" w16cid:durableId="1383479904">
    <w:abstractNumId w:val="3"/>
  </w:num>
  <w:num w:numId="6" w16cid:durableId="244803323">
    <w:abstractNumId w:val="0"/>
  </w:num>
  <w:num w:numId="7" w16cid:durableId="1869366351">
    <w:abstractNumId w:val="10"/>
  </w:num>
  <w:num w:numId="8" w16cid:durableId="1862626827">
    <w:abstractNumId w:val="12"/>
  </w:num>
  <w:num w:numId="9" w16cid:durableId="2094936996">
    <w:abstractNumId w:val="11"/>
  </w:num>
  <w:num w:numId="10" w16cid:durableId="408843898">
    <w:abstractNumId w:val="18"/>
  </w:num>
  <w:num w:numId="11" w16cid:durableId="1559629633">
    <w:abstractNumId w:val="17"/>
  </w:num>
  <w:num w:numId="12" w16cid:durableId="253318121">
    <w:abstractNumId w:val="7"/>
  </w:num>
  <w:num w:numId="13" w16cid:durableId="1276326438">
    <w:abstractNumId w:val="4"/>
  </w:num>
  <w:num w:numId="14" w16cid:durableId="1822380606">
    <w:abstractNumId w:val="9"/>
  </w:num>
  <w:num w:numId="15" w16cid:durableId="1161044145">
    <w:abstractNumId w:val="13"/>
  </w:num>
  <w:num w:numId="16" w16cid:durableId="1236671327">
    <w:abstractNumId w:val="5"/>
  </w:num>
  <w:num w:numId="17" w16cid:durableId="1286083307">
    <w:abstractNumId w:val="15"/>
  </w:num>
  <w:num w:numId="18" w16cid:durableId="2006278436">
    <w:abstractNumId w:val="16"/>
  </w:num>
  <w:num w:numId="19" w16cid:durableId="1522470850">
    <w:abstractNumId w:val="2"/>
  </w:num>
  <w:num w:numId="20" w16cid:durableId="10173430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FD"/>
    <w:rsid w:val="00003891"/>
    <w:rsid w:val="00003B51"/>
    <w:rsid w:val="00003FA6"/>
    <w:rsid w:val="00006EAF"/>
    <w:rsid w:val="00010ABF"/>
    <w:rsid w:val="00013458"/>
    <w:rsid w:val="000155B6"/>
    <w:rsid w:val="0002409B"/>
    <w:rsid w:val="0004575C"/>
    <w:rsid w:val="0004776D"/>
    <w:rsid w:val="0007313A"/>
    <w:rsid w:val="000808CF"/>
    <w:rsid w:val="00082E55"/>
    <w:rsid w:val="00085CA6"/>
    <w:rsid w:val="00085EE4"/>
    <w:rsid w:val="00090BD5"/>
    <w:rsid w:val="00091D0B"/>
    <w:rsid w:val="00094144"/>
    <w:rsid w:val="0009683C"/>
    <w:rsid w:val="000A3391"/>
    <w:rsid w:val="000A46FD"/>
    <w:rsid w:val="000A6E4C"/>
    <w:rsid w:val="000B53C3"/>
    <w:rsid w:val="000C470C"/>
    <w:rsid w:val="000C7616"/>
    <w:rsid w:val="000D6DE7"/>
    <w:rsid w:val="000E040B"/>
    <w:rsid w:val="000E04CE"/>
    <w:rsid w:val="000E4F58"/>
    <w:rsid w:val="000F2294"/>
    <w:rsid w:val="000F2F9A"/>
    <w:rsid w:val="000F36EB"/>
    <w:rsid w:val="000F6375"/>
    <w:rsid w:val="001027B8"/>
    <w:rsid w:val="00104988"/>
    <w:rsid w:val="00106CB2"/>
    <w:rsid w:val="00110097"/>
    <w:rsid w:val="0012484F"/>
    <w:rsid w:val="00126AA2"/>
    <w:rsid w:val="00130676"/>
    <w:rsid w:val="00131D49"/>
    <w:rsid w:val="00133BBD"/>
    <w:rsid w:val="00135110"/>
    <w:rsid w:val="0014023A"/>
    <w:rsid w:val="00145D10"/>
    <w:rsid w:val="001464F6"/>
    <w:rsid w:val="00157482"/>
    <w:rsid w:val="00157AE0"/>
    <w:rsid w:val="00163FDF"/>
    <w:rsid w:val="00164276"/>
    <w:rsid w:val="00180FAC"/>
    <w:rsid w:val="00182234"/>
    <w:rsid w:val="00185CF9"/>
    <w:rsid w:val="00190788"/>
    <w:rsid w:val="00191D2D"/>
    <w:rsid w:val="001A2779"/>
    <w:rsid w:val="001D11AF"/>
    <w:rsid w:val="001E2165"/>
    <w:rsid w:val="001E7901"/>
    <w:rsid w:val="001F7280"/>
    <w:rsid w:val="002053D7"/>
    <w:rsid w:val="00205B9A"/>
    <w:rsid w:val="00213E8D"/>
    <w:rsid w:val="00215239"/>
    <w:rsid w:val="00215319"/>
    <w:rsid w:val="0022581F"/>
    <w:rsid w:val="00225D0E"/>
    <w:rsid w:val="00236CDB"/>
    <w:rsid w:val="00240BE3"/>
    <w:rsid w:val="00244DC5"/>
    <w:rsid w:val="00245955"/>
    <w:rsid w:val="00260FBF"/>
    <w:rsid w:val="00276DC2"/>
    <w:rsid w:val="00277940"/>
    <w:rsid w:val="0028099C"/>
    <w:rsid w:val="00283F2B"/>
    <w:rsid w:val="00292972"/>
    <w:rsid w:val="002C32F2"/>
    <w:rsid w:val="002C3CAC"/>
    <w:rsid w:val="002C4D80"/>
    <w:rsid w:val="002C6BCC"/>
    <w:rsid w:val="002C6DEC"/>
    <w:rsid w:val="002D47BD"/>
    <w:rsid w:val="002E05A0"/>
    <w:rsid w:val="002E0B97"/>
    <w:rsid w:val="002E165B"/>
    <w:rsid w:val="002E5C99"/>
    <w:rsid w:val="002E7684"/>
    <w:rsid w:val="00314A50"/>
    <w:rsid w:val="003150F8"/>
    <w:rsid w:val="003165B0"/>
    <w:rsid w:val="003229CD"/>
    <w:rsid w:val="00323B14"/>
    <w:rsid w:val="003319ED"/>
    <w:rsid w:val="0035699F"/>
    <w:rsid w:val="00380200"/>
    <w:rsid w:val="00382FBC"/>
    <w:rsid w:val="0038469D"/>
    <w:rsid w:val="003A73ED"/>
    <w:rsid w:val="003B274D"/>
    <w:rsid w:val="003C3E86"/>
    <w:rsid w:val="003C5F14"/>
    <w:rsid w:val="003D0791"/>
    <w:rsid w:val="003D4B3D"/>
    <w:rsid w:val="003D6431"/>
    <w:rsid w:val="003D72D6"/>
    <w:rsid w:val="003E521E"/>
    <w:rsid w:val="003F5B6B"/>
    <w:rsid w:val="003F5D43"/>
    <w:rsid w:val="003F7CB6"/>
    <w:rsid w:val="00400F09"/>
    <w:rsid w:val="00404F66"/>
    <w:rsid w:val="00412068"/>
    <w:rsid w:val="00430E21"/>
    <w:rsid w:val="004317FE"/>
    <w:rsid w:val="00431847"/>
    <w:rsid w:val="00436EBB"/>
    <w:rsid w:val="004423B0"/>
    <w:rsid w:val="004473FF"/>
    <w:rsid w:val="00447AF2"/>
    <w:rsid w:val="0045131C"/>
    <w:rsid w:val="00456ACF"/>
    <w:rsid w:val="00466FA1"/>
    <w:rsid w:val="004679F0"/>
    <w:rsid w:val="00467A63"/>
    <w:rsid w:val="00470FE1"/>
    <w:rsid w:val="00490425"/>
    <w:rsid w:val="00494FAC"/>
    <w:rsid w:val="004A2A9E"/>
    <w:rsid w:val="004A3DA5"/>
    <w:rsid w:val="004A5926"/>
    <w:rsid w:val="004C326D"/>
    <w:rsid w:val="004D05C9"/>
    <w:rsid w:val="004D0B71"/>
    <w:rsid w:val="004F4C6E"/>
    <w:rsid w:val="005265D1"/>
    <w:rsid w:val="005330CB"/>
    <w:rsid w:val="00537164"/>
    <w:rsid w:val="00543A62"/>
    <w:rsid w:val="00544FCB"/>
    <w:rsid w:val="005465C3"/>
    <w:rsid w:val="00546A6C"/>
    <w:rsid w:val="00594DD8"/>
    <w:rsid w:val="005A5D72"/>
    <w:rsid w:val="005B4B12"/>
    <w:rsid w:val="005B573F"/>
    <w:rsid w:val="005D3763"/>
    <w:rsid w:val="005E1956"/>
    <w:rsid w:val="005F0CC2"/>
    <w:rsid w:val="005F5542"/>
    <w:rsid w:val="00600AFA"/>
    <w:rsid w:val="00602301"/>
    <w:rsid w:val="00612FBD"/>
    <w:rsid w:val="00617F37"/>
    <w:rsid w:val="00622131"/>
    <w:rsid w:val="00624EE5"/>
    <w:rsid w:val="00632E30"/>
    <w:rsid w:val="00633671"/>
    <w:rsid w:val="006446E4"/>
    <w:rsid w:val="00646554"/>
    <w:rsid w:val="006533B5"/>
    <w:rsid w:val="00655D4D"/>
    <w:rsid w:val="0067067C"/>
    <w:rsid w:val="00675C41"/>
    <w:rsid w:val="006A49FF"/>
    <w:rsid w:val="006A5358"/>
    <w:rsid w:val="006A6C9E"/>
    <w:rsid w:val="006A708E"/>
    <w:rsid w:val="006D3AF2"/>
    <w:rsid w:val="006E026A"/>
    <w:rsid w:val="006E02A0"/>
    <w:rsid w:val="006E29F4"/>
    <w:rsid w:val="006F183F"/>
    <w:rsid w:val="006F59CE"/>
    <w:rsid w:val="006F62C5"/>
    <w:rsid w:val="00701111"/>
    <w:rsid w:val="0070414B"/>
    <w:rsid w:val="00707682"/>
    <w:rsid w:val="007109B8"/>
    <w:rsid w:val="00713205"/>
    <w:rsid w:val="00726134"/>
    <w:rsid w:val="00727839"/>
    <w:rsid w:val="00727A0A"/>
    <w:rsid w:val="00731B0E"/>
    <w:rsid w:val="00735225"/>
    <w:rsid w:val="00736B28"/>
    <w:rsid w:val="00736E2A"/>
    <w:rsid w:val="0074118B"/>
    <w:rsid w:val="00743E23"/>
    <w:rsid w:val="007506F6"/>
    <w:rsid w:val="00751F39"/>
    <w:rsid w:val="00754701"/>
    <w:rsid w:val="0076071C"/>
    <w:rsid w:val="007636B9"/>
    <w:rsid w:val="00781CCE"/>
    <w:rsid w:val="00784C05"/>
    <w:rsid w:val="00786B82"/>
    <w:rsid w:val="007B34F7"/>
    <w:rsid w:val="007C1883"/>
    <w:rsid w:val="007D022C"/>
    <w:rsid w:val="007F435C"/>
    <w:rsid w:val="00816F47"/>
    <w:rsid w:val="00831D0B"/>
    <w:rsid w:val="00840299"/>
    <w:rsid w:val="00843F15"/>
    <w:rsid w:val="00850B0C"/>
    <w:rsid w:val="00853CCF"/>
    <w:rsid w:val="00856996"/>
    <w:rsid w:val="008577EA"/>
    <w:rsid w:val="008743B1"/>
    <w:rsid w:val="00875E0B"/>
    <w:rsid w:val="00875F9C"/>
    <w:rsid w:val="00880511"/>
    <w:rsid w:val="00880701"/>
    <w:rsid w:val="00892224"/>
    <w:rsid w:val="00895CD6"/>
    <w:rsid w:val="008A37AD"/>
    <w:rsid w:val="008D3172"/>
    <w:rsid w:val="008E1800"/>
    <w:rsid w:val="008E3370"/>
    <w:rsid w:val="008E51C6"/>
    <w:rsid w:val="008E78F8"/>
    <w:rsid w:val="008F02F5"/>
    <w:rsid w:val="008F50F8"/>
    <w:rsid w:val="008F7EAC"/>
    <w:rsid w:val="009049B3"/>
    <w:rsid w:val="00904BB8"/>
    <w:rsid w:val="009111BD"/>
    <w:rsid w:val="00917A9E"/>
    <w:rsid w:val="0092265E"/>
    <w:rsid w:val="00923BE7"/>
    <w:rsid w:val="0093112A"/>
    <w:rsid w:val="00952F0B"/>
    <w:rsid w:val="00960776"/>
    <w:rsid w:val="00976409"/>
    <w:rsid w:val="009808F3"/>
    <w:rsid w:val="00981730"/>
    <w:rsid w:val="009855BD"/>
    <w:rsid w:val="009A3CD6"/>
    <w:rsid w:val="009A4F5D"/>
    <w:rsid w:val="009B42DD"/>
    <w:rsid w:val="009B5FEB"/>
    <w:rsid w:val="009C41CF"/>
    <w:rsid w:val="009C439B"/>
    <w:rsid w:val="009D4754"/>
    <w:rsid w:val="009F21BC"/>
    <w:rsid w:val="009F352F"/>
    <w:rsid w:val="00A1540D"/>
    <w:rsid w:val="00A2139D"/>
    <w:rsid w:val="00A22B7F"/>
    <w:rsid w:val="00A22BDC"/>
    <w:rsid w:val="00A46511"/>
    <w:rsid w:val="00A47E75"/>
    <w:rsid w:val="00A56FE5"/>
    <w:rsid w:val="00A60803"/>
    <w:rsid w:val="00A71148"/>
    <w:rsid w:val="00A859E9"/>
    <w:rsid w:val="00A965EC"/>
    <w:rsid w:val="00AA27B2"/>
    <w:rsid w:val="00AB26D2"/>
    <w:rsid w:val="00AB6039"/>
    <w:rsid w:val="00AE0B70"/>
    <w:rsid w:val="00AE36C5"/>
    <w:rsid w:val="00AE36E7"/>
    <w:rsid w:val="00AE5B6F"/>
    <w:rsid w:val="00AF40EF"/>
    <w:rsid w:val="00B04165"/>
    <w:rsid w:val="00B070EB"/>
    <w:rsid w:val="00B14213"/>
    <w:rsid w:val="00B4346D"/>
    <w:rsid w:val="00B47438"/>
    <w:rsid w:val="00B55A31"/>
    <w:rsid w:val="00B64E92"/>
    <w:rsid w:val="00B70052"/>
    <w:rsid w:val="00B94FDF"/>
    <w:rsid w:val="00B96E73"/>
    <w:rsid w:val="00B971CB"/>
    <w:rsid w:val="00BC2A8F"/>
    <w:rsid w:val="00BC5BA6"/>
    <w:rsid w:val="00BD718E"/>
    <w:rsid w:val="00BE6FAB"/>
    <w:rsid w:val="00BE7F0C"/>
    <w:rsid w:val="00C01DA9"/>
    <w:rsid w:val="00C05EA3"/>
    <w:rsid w:val="00C10719"/>
    <w:rsid w:val="00C10E6A"/>
    <w:rsid w:val="00C11B23"/>
    <w:rsid w:val="00C3323C"/>
    <w:rsid w:val="00C47D08"/>
    <w:rsid w:val="00C50634"/>
    <w:rsid w:val="00C52539"/>
    <w:rsid w:val="00C77876"/>
    <w:rsid w:val="00C77FF4"/>
    <w:rsid w:val="00C83930"/>
    <w:rsid w:val="00C96EA0"/>
    <w:rsid w:val="00CA00EC"/>
    <w:rsid w:val="00CB13E2"/>
    <w:rsid w:val="00CB6A0B"/>
    <w:rsid w:val="00CD1E0C"/>
    <w:rsid w:val="00CD4E05"/>
    <w:rsid w:val="00CE00E0"/>
    <w:rsid w:val="00CE0E07"/>
    <w:rsid w:val="00CE498D"/>
    <w:rsid w:val="00CF5853"/>
    <w:rsid w:val="00CF6A2B"/>
    <w:rsid w:val="00D24B25"/>
    <w:rsid w:val="00D3569B"/>
    <w:rsid w:val="00D40CAC"/>
    <w:rsid w:val="00D5112F"/>
    <w:rsid w:val="00D57967"/>
    <w:rsid w:val="00D609F3"/>
    <w:rsid w:val="00D62538"/>
    <w:rsid w:val="00D72FC3"/>
    <w:rsid w:val="00D75CBA"/>
    <w:rsid w:val="00D763A4"/>
    <w:rsid w:val="00D80C93"/>
    <w:rsid w:val="00D925A4"/>
    <w:rsid w:val="00DA49CA"/>
    <w:rsid w:val="00DB1C70"/>
    <w:rsid w:val="00DB6020"/>
    <w:rsid w:val="00DC29C6"/>
    <w:rsid w:val="00DC3C9D"/>
    <w:rsid w:val="00DC442A"/>
    <w:rsid w:val="00DF024A"/>
    <w:rsid w:val="00DF07D6"/>
    <w:rsid w:val="00DF52FD"/>
    <w:rsid w:val="00E01921"/>
    <w:rsid w:val="00E03C05"/>
    <w:rsid w:val="00E06E74"/>
    <w:rsid w:val="00E10AE2"/>
    <w:rsid w:val="00E142F2"/>
    <w:rsid w:val="00E1679B"/>
    <w:rsid w:val="00E176A5"/>
    <w:rsid w:val="00E311A7"/>
    <w:rsid w:val="00E34EBD"/>
    <w:rsid w:val="00E44BEB"/>
    <w:rsid w:val="00E712B2"/>
    <w:rsid w:val="00E868A2"/>
    <w:rsid w:val="00E911CA"/>
    <w:rsid w:val="00E91D45"/>
    <w:rsid w:val="00E92391"/>
    <w:rsid w:val="00EA300F"/>
    <w:rsid w:val="00EC1EF9"/>
    <w:rsid w:val="00EC3A7B"/>
    <w:rsid w:val="00EC43F9"/>
    <w:rsid w:val="00ED7318"/>
    <w:rsid w:val="00EE624C"/>
    <w:rsid w:val="00EF4583"/>
    <w:rsid w:val="00F03D62"/>
    <w:rsid w:val="00F046CF"/>
    <w:rsid w:val="00F11994"/>
    <w:rsid w:val="00F14272"/>
    <w:rsid w:val="00F15D32"/>
    <w:rsid w:val="00F255F8"/>
    <w:rsid w:val="00F30C0D"/>
    <w:rsid w:val="00F36B1B"/>
    <w:rsid w:val="00F36E42"/>
    <w:rsid w:val="00F46682"/>
    <w:rsid w:val="00F9457E"/>
    <w:rsid w:val="00FA46E3"/>
    <w:rsid w:val="00FB23B4"/>
    <w:rsid w:val="00FC209E"/>
    <w:rsid w:val="00FD17A1"/>
    <w:rsid w:val="00FE79CC"/>
    <w:rsid w:val="00FF25CC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4D29"/>
  <w15:chartTrackingRefBased/>
  <w15:docId w15:val="{529BA7C8-0AB6-41A5-B9FF-46FFDE9B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2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6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6E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8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9422</TotalTime>
  <Pages>12</Pages>
  <Words>2627</Words>
  <Characters>14978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Afnan</dc:creator>
  <cp:keywords/>
  <dc:description/>
  <cp:lastModifiedBy>muhammed Afnan</cp:lastModifiedBy>
  <cp:revision>347</cp:revision>
  <dcterms:created xsi:type="dcterms:W3CDTF">2025-12-22T13:08:00Z</dcterms:created>
  <dcterms:modified xsi:type="dcterms:W3CDTF">2026-04-20T15:38:00Z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56358471-f2c7-41dc-a53a-430312c11fe4</vt:lpwstr>
  </property>
</Properties>
</file>